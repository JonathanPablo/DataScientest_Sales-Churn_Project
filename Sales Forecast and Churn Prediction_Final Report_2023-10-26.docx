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92CCF" w:rsidR="00C6554A" w:rsidP="00C6554A" w:rsidRDefault="0038642A" w14:paraId="12838047" w14:textId="77777777">
      <w:pPr>
        <w:pStyle w:val="Foto"/>
        <w:rPr>
          <w:sz w:val="20"/>
          <w:szCs w:val="20"/>
          <w:rPrChange w:author="Jonathan Leipold - BDAE Gruppe" w:date="2023-10-18T10:09:00Z" w:id="0">
            <w:rPr/>
          </w:rPrChange>
        </w:rPr>
      </w:pPr>
      <w:r w:rsidRPr="00992CCF">
        <w:rPr>
          <w:noProof/>
          <w:sz w:val="20"/>
          <w:szCs w:val="20"/>
          <w:rPrChange w:author="Jonathan Leipold - BDAE Gruppe" w:date="2023-10-18T10:09:00Z" w:id="1">
            <w:rPr>
              <w:noProof/>
            </w:rPr>
          </w:rPrChange>
        </w:rPr>
        <w:drawing>
          <wp:inline distT="0" distB="0" distL="0" distR="0" wp14:anchorId="42B23041" wp14:editId="48F2080D">
            <wp:extent cx="3667125" cy="4775258"/>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31012_BDAE_Sales Project_Final report_v.1.JPG"/>
                    <pic:cNvPicPr/>
                  </pic:nvPicPr>
                  <pic:blipFill>
                    <a:blip r:embed="rId8">
                      <a:extLst>
                        <a:ext uri="{28A0092B-C50C-407E-A947-70E740481C1C}">
                          <a14:useLocalDpi xmlns:a14="http://schemas.microsoft.com/office/drawing/2010/main" val="0"/>
                        </a:ext>
                      </a:extLst>
                    </a:blip>
                    <a:stretch>
                      <a:fillRect/>
                    </a:stretch>
                  </pic:blipFill>
                  <pic:spPr>
                    <a:xfrm>
                      <a:off x="0" y="0"/>
                      <a:ext cx="3686556" cy="4800561"/>
                    </a:xfrm>
                    <a:prstGeom prst="rect">
                      <a:avLst/>
                    </a:prstGeom>
                  </pic:spPr>
                </pic:pic>
              </a:graphicData>
            </a:graphic>
          </wp:inline>
        </w:drawing>
      </w:r>
    </w:p>
    <w:p w:rsidRPr="00992CCF" w:rsidR="00F97EEB" w:rsidP="00F97EEB" w:rsidRDefault="0038642A" w14:paraId="59DCDAF0" w14:textId="77777777">
      <w:pPr>
        <w:pStyle w:val="Title"/>
        <w:rPr>
          <w:sz w:val="56"/>
          <w:szCs w:val="56"/>
          <w:lang w:val="en-GB"/>
        </w:rPr>
      </w:pPr>
      <w:r w:rsidRPr="079F9594">
        <w:rPr>
          <w:sz w:val="56"/>
          <w:szCs w:val="56"/>
          <w:lang w:val="en-GB"/>
        </w:rPr>
        <w:t xml:space="preserve">Sales </w:t>
      </w:r>
      <w:r w:rsidRPr="079F9594" w:rsidR="00034E84">
        <w:rPr>
          <w:sz w:val="56"/>
          <w:szCs w:val="56"/>
          <w:lang w:val="en-GB"/>
        </w:rPr>
        <w:t>F</w:t>
      </w:r>
      <w:r w:rsidRPr="079F9594">
        <w:rPr>
          <w:sz w:val="56"/>
          <w:szCs w:val="56"/>
          <w:lang w:val="en-GB"/>
        </w:rPr>
        <w:t xml:space="preserve">orecast and </w:t>
      </w:r>
      <w:r w:rsidRPr="079F9594" w:rsidR="00034E84">
        <w:rPr>
          <w:sz w:val="56"/>
          <w:szCs w:val="56"/>
          <w:lang w:val="en-GB"/>
        </w:rPr>
        <w:t>C</w:t>
      </w:r>
      <w:r w:rsidRPr="079F9594">
        <w:rPr>
          <w:sz w:val="56"/>
          <w:szCs w:val="56"/>
          <w:lang w:val="en-GB"/>
        </w:rPr>
        <w:t xml:space="preserve">hurn </w:t>
      </w:r>
      <w:r w:rsidRPr="079F9594" w:rsidR="00034E84">
        <w:rPr>
          <w:sz w:val="56"/>
          <w:szCs w:val="56"/>
          <w:lang w:val="en-GB"/>
        </w:rPr>
        <w:t>P</w:t>
      </w:r>
      <w:r w:rsidRPr="079F9594">
        <w:rPr>
          <w:sz w:val="56"/>
          <w:szCs w:val="56"/>
          <w:lang w:val="en-GB"/>
        </w:rPr>
        <w:t xml:space="preserve">rediction for </w:t>
      </w:r>
      <w:r w:rsidRPr="079F9594" w:rsidR="00302723">
        <w:rPr>
          <w:sz w:val="56"/>
          <w:szCs w:val="56"/>
          <w:lang w:val="en-GB"/>
        </w:rPr>
        <w:t>the</w:t>
      </w:r>
      <w:r w:rsidRPr="079F9594">
        <w:rPr>
          <w:sz w:val="56"/>
          <w:szCs w:val="56"/>
          <w:lang w:val="en-GB"/>
        </w:rPr>
        <w:t xml:space="preserve"> </w:t>
      </w:r>
      <w:r w:rsidRPr="079F9594" w:rsidR="00265F2A">
        <w:rPr>
          <w:sz w:val="56"/>
          <w:szCs w:val="56"/>
          <w:lang w:val="en-GB"/>
        </w:rPr>
        <w:t>International Health</w:t>
      </w:r>
      <w:r w:rsidRPr="079F9594">
        <w:rPr>
          <w:sz w:val="56"/>
          <w:szCs w:val="56"/>
          <w:lang w:val="en-GB"/>
        </w:rPr>
        <w:t xml:space="preserve"> </w:t>
      </w:r>
      <w:r w:rsidRPr="079F9594" w:rsidR="00034E84">
        <w:rPr>
          <w:sz w:val="56"/>
          <w:szCs w:val="56"/>
          <w:lang w:val="en-GB"/>
        </w:rPr>
        <w:t>I</w:t>
      </w:r>
      <w:r w:rsidRPr="079F9594">
        <w:rPr>
          <w:sz w:val="56"/>
          <w:szCs w:val="56"/>
          <w:lang w:val="en-GB"/>
        </w:rPr>
        <w:t xml:space="preserve">nsurance </w:t>
      </w:r>
      <w:r w:rsidRPr="079F9594" w:rsidR="00034E84">
        <w:rPr>
          <w:sz w:val="56"/>
          <w:szCs w:val="56"/>
          <w:lang w:val="en-GB"/>
        </w:rPr>
        <w:t>C</w:t>
      </w:r>
      <w:r w:rsidRPr="079F9594">
        <w:rPr>
          <w:sz w:val="56"/>
          <w:szCs w:val="56"/>
          <w:lang w:val="en-GB"/>
        </w:rPr>
        <w:t>ompany</w:t>
      </w:r>
    </w:p>
    <w:p w:rsidRPr="00992CCF" w:rsidR="00C6554A" w:rsidP="00C6554A" w:rsidRDefault="0038642A" w14:paraId="08C81D68" w14:textId="77777777">
      <w:pPr>
        <w:pStyle w:val="Subtitle"/>
        <w:rPr>
          <w:sz w:val="24"/>
          <w:szCs w:val="24"/>
          <w:lang w:val="en-GB"/>
        </w:rPr>
      </w:pPr>
      <w:r w:rsidRPr="079F9594">
        <w:rPr>
          <w:sz w:val="24"/>
          <w:szCs w:val="24"/>
          <w:lang w:val="en-GB"/>
        </w:rPr>
        <w:t>FINAL REPORT</w:t>
      </w:r>
    </w:p>
    <w:p w:rsidRPr="00992CCF" w:rsidR="00034E84" w:rsidP="00034E84" w:rsidRDefault="00034E84" w14:paraId="001CC7B2" w14:textId="77777777">
      <w:pPr>
        <w:pStyle w:val="Kontaktinfos"/>
        <w:rPr>
          <w:sz w:val="20"/>
          <w:szCs w:val="20"/>
          <w:lang w:val="en-GB" w:bidi="de-DE"/>
        </w:rPr>
      </w:pPr>
      <w:r w:rsidRPr="079F9594">
        <w:rPr>
          <w:sz w:val="20"/>
          <w:szCs w:val="20"/>
          <w:lang w:val="en-GB"/>
        </w:rPr>
        <w:t>Course: Data Science Continuous Mar23</w:t>
      </w:r>
    </w:p>
    <w:p w:rsidRPr="00992CCF" w:rsidR="00034E84" w:rsidP="00C6554A" w:rsidRDefault="00034E84" w14:paraId="6B25B1E2" w14:textId="77777777">
      <w:pPr>
        <w:pStyle w:val="Kontaktinfos"/>
        <w:rPr>
          <w:sz w:val="20"/>
          <w:szCs w:val="20"/>
          <w:lang w:val="en-GB"/>
        </w:rPr>
      </w:pPr>
    </w:p>
    <w:p w:rsidRPr="00992CCF" w:rsidR="00034E84" w:rsidP="00C6554A" w:rsidRDefault="0038642A" w14:paraId="20260A1D" w14:textId="77777777">
      <w:pPr>
        <w:pStyle w:val="Kontaktinfos"/>
        <w:rPr>
          <w:rFonts w:ascii="Arial" w:hAnsi="Arial" w:cs="Arial"/>
          <w:color w:val="1D1C1D"/>
          <w:shd w:val="clear" w:color="auto" w:fill="F8F8F8"/>
          <w:lang w:val="en-GB"/>
        </w:rPr>
      </w:pPr>
      <w:r w:rsidRPr="079F9594">
        <w:rPr>
          <w:sz w:val="20"/>
          <w:szCs w:val="20"/>
          <w:lang w:val="en-GB"/>
        </w:rPr>
        <w:t>Jonathan Leipold</w:t>
      </w:r>
      <w:r w:rsidRPr="079F9594" w:rsidR="00034E84">
        <w:rPr>
          <w:sz w:val="20"/>
          <w:szCs w:val="20"/>
          <w:lang w:val="en-GB" w:bidi="de-DE"/>
        </w:rPr>
        <w:t xml:space="preserve">  |  </w:t>
      </w:r>
      <w:r w:rsidRPr="079F9594">
        <w:rPr>
          <w:sz w:val="20"/>
          <w:szCs w:val="20"/>
          <w:lang w:val="en-GB" w:bidi="de-DE"/>
        </w:rPr>
        <w:t>Christian Hirning</w:t>
      </w:r>
      <w:r w:rsidRPr="079F9594" w:rsidR="00034E84">
        <w:rPr>
          <w:sz w:val="20"/>
          <w:szCs w:val="20"/>
          <w:lang w:val="en-GB" w:bidi="de-DE"/>
        </w:rPr>
        <w:t xml:space="preserve">  |  </w:t>
      </w:r>
      <w:proofErr w:type="spellStart"/>
      <w:r w:rsidRPr="079F9594">
        <w:rPr>
          <w:sz w:val="20"/>
          <w:szCs w:val="20"/>
          <w:lang w:val="en-GB"/>
        </w:rPr>
        <w:t>Rumiya</w:t>
      </w:r>
      <w:proofErr w:type="spellEnd"/>
      <w:r w:rsidRPr="079F9594">
        <w:rPr>
          <w:sz w:val="20"/>
          <w:szCs w:val="20"/>
          <w:lang w:val="en-GB"/>
        </w:rPr>
        <w:t xml:space="preserve"> Al-Meri</w:t>
      </w:r>
    </w:p>
    <w:p w:rsidR="5A727D69" w:rsidP="5A727D69" w:rsidRDefault="5A727D69" w14:paraId="4B43F730" w14:textId="498D65F7">
      <w:pPr>
        <w:pStyle w:val="Kontaktinfos"/>
        <w:rPr>
          <w:sz w:val="20"/>
          <w:szCs w:val="20"/>
          <w:lang w:val="en-GB"/>
        </w:rPr>
      </w:pPr>
    </w:p>
    <w:p w:rsidRPr="000D53C0" w:rsidR="00034E84" w:rsidP="00C6554A" w:rsidRDefault="00034E84" w14:paraId="4545CCB9" w14:textId="77777777">
      <w:pPr>
        <w:pStyle w:val="Kontaktinfos"/>
        <w:rPr>
          <w:sz w:val="20"/>
          <w:szCs w:val="20"/>
          <w:lang w:val="en-GB"/>
        </w:rPr>
      </w:pPr>
    </w:p>
    <w:p w:rsidRPr="000D53C0" w:rsidR="00034E84" w:rsidP="00C6554A" w:rsidRDefault="00034E84" w14:paraId="21CBA575" w14:textId="3A61073C">
      <w:pPr>
        <w:pStyle w:val="Kontaktinfos"/>
        <w:rPr>
          <w:sz w:val="20"/>
          <w:szCs w:val="20"/>
          <w:lang w:val="en-GB"/>
        </w:rPr>
      </w:pPr>
    </w:p>
    <w:p w:rsidRPr="005C67CF" w:rsidR="00C6554A" w:rsidDel="0080187D" w:rsidRDefault="00034E84" w14:paraId="1C974196" w14:textId="3A61073C">
      <w:pPr>
        <w:pStyle w:val="TOC1"/>
        <w:jc w:val="center"/>
        <w:rPr>
          <w:lang w:val="en-GB" w:bidi="de-DE"/>
        </w:rPr>
        <w:pPrChange w:author="Gastbenutzer" w:date="2023-10-21T22:51:00Z" w:id="2">
          <w:pPr>
            <w:pStyle w:val="TOC1"/>
          </w:pPr>
        </w:pPrChange>
      </w:pPr>
      <w:r w:rsidRPr="005C67CF" w:rsidDel="0080187D">
        <w:rPr>
          <w:rPrChange w:author="Jonathan Leipold - BDAE Gruppe" w:date="2023-10-21T17:55:00Z" w:id="3">
            <w:rPr>
              <w:lang w:val="en-GB"/>
            </w:rPr>
          </w:rPrChange>
        </w:rPr>
        <w:t>09.11.2023</w:t>
      </w:r>
      <w:r w:rsidRPr="509F5BFB" w:rsidDel="0080187D" w:rsidR="00C6554A">
        <w:rPr>
          <w:lang w:bidi="de-DE"/>
        </w:rPr>
        <w:br w:type="page"/>
      </w:r>
    </w:p>
    <w:sdt>
      <w:sdtPr>
        <w:id w:val="1065006003"/>
        <w:docPartObj>
          <w:docPartGallery w:val="Table of Contents"/>
          <w:docPartUnique/>
        </w:docPartObj>
      </w:sdtPr>
      <w:sdtContent>
        <w:p w:rsidR="2C8717FB" w:rsidRDefault="2C8717FB" w14:paraId="11A8DB86" w14:textId="2E9395C1">
          <w:pPr>
            <w:pStyle w:val="TOC1"/>
            <w:tabs>
              <w:tab w:val="left" w:pos="435"/>
              <w:tab w:val="right" w:leader="dot" w:pos="8295"/>
            </w:tabs>
            <w:rPr>
              <w:rStyle w:val="Hyperlink"/>
            </w:rPr>
            <w:pPrChange w:author="Gastbenutzer" w:date="2023-10-21T20:54:00Z" w:id="4">
              <w:pPr/>
            </w:pPrChange>
          </w:pPr>
          <w:r>
            <w:fldChar w:fldCharType="begin"/>
          </w:r>
          <w:r>
            <w:instrText>TOC \o \z \u \h</w:instrText>
          </w:r>
          <w:r>
            <w:fldChar w:fldCharType="separate"/>
          </w:r>
          <w:r w:rsidR="0013691C">
            <w:fldChar w:fldCharType="begin"/>
          </w:r>
          <w:r w:rsidR="0013691C">
            <w:instrText>HYPERLINK \l "_Toc1852101975" \h</w:instrText>
          </w:r>
          <w:r w:rsidR="0013691C">
            <w:fldChar w:fldCharType="separate"/>
          </w:r>
          <w:r w:rsidRPr="2C8717FB">
            <w:rPr>
              <w:rStyle w:val="Hyperlink"/>
            </w:rPr>
            <w:t>I.</w:t>
          </w:r>
          <w:ins w:author="Gastbenutzer" w:date="2023-10-21T20:54:00Z" w:id="5">
            <w:r>
              <w:tab/>
            </w:r>
          </w:ins>
          <w:r w:rsidRPr="2C8717FB">
            <w:rPr>
              <w:rStyle w:val="Hyperlink"/>
            </w:rPr>
            <w:t>Introduction</w:t>
          </w:r>
          <w:ins w:author="Gastbenutzer" w:date="2023-10-21T20:54:00Z" w:id="6">
            <w:r>
              <w:tab/>
            </w:r>
          </w:ins>
          <w:r>
            <w:fldChar w:fldCharType="begin"/>
          </w:r>
          <w:r>
            <w:instrText>PAGEREF _Toc1852101975 \h</w:instrText>
          </w:r>
          <w:r>
            <w:fldChar w:fldCharType="separate"/>
          </w:r>
          <w:r w:rsidRPr="2C8717FB">
            <w:rPr>
              <w:rStyle w:val="Hyperlink"/>
            </w:rPr>
            <w:t>2</w:t>
          </w:r>
          <w:r>
            <w:fldChar w:fldCharType="end"/>
          </w:r>
          <w:r w:rsidR="0013691C">
            <w:fldChar w:fldCharType="end"/>
          </w:r>
        </w:p>
        <w:p w:rsidR="2C8717FB" w:rsidRDefault="0013691C" w14:paraId="0DA49C8A" w14:textId="7E3EB639">
          <w:pPr>
            <w:pStyle w:val="TOC2"/>
            <w:tabs>
              <w:tab w:val="right" w:leader="dot" w:pos="8295"/>
            </w:tabs>
            <w:rPr>
              <w:rStyle w:val="Hyperlink"/>
            </w:rPr>
            <w:pPrChange w:author="Gastbenutzer" w:date="2023-10-21T20:54:00Z" w:id="7">
              <w:pPr/>
            </w:pPrChange>
          </w:pPr>
          <w:r>
            <w:fldChar w:fldCharType="begin"/>
          </w:r>
          <w:r>
            <w:instrText>HYPERLINK \l "_Toc1977901508" \h</w:instrText>
          </w:r>
          <w:r>
            <w:fldChar w:fldCharType="separate"/>
          </w:r>
          <w:r w:rsidRPr="2C8717FB" w:rsidR="2C8717FB">
            <w:rPr>
              <w:rStyle w:val="Hyperlink"/>
            </w:rPr>
            <w:t>Background</w:t>
          </w:r>
          <w:ins w:author="Gastbenutzer" w:date="2023-10-21T20:54:00Z" w:id="8">
            <w:r w:rsidR="2C8717FB">
              <w:tab/>
            </w:r>
          </w:ins>
          <w:r w:rsidR="2C8717FB">
            <w:fldChar w:fldCharType="begin"/>
          </w:r>
          <w:r w:rsidR="2C8717FB">
            <w:instrText>PAGEREF _Toc1977901508 \h</w:instrText>
          </w:r>
          <w:r w:rsidR="2C8717FB">
            <w:fldChar w:fldCharType="separate"/>
          </w:r>
          <w:r w:rsidRPr="2C8717FB" w:rsidR="2C8717FB">
            <w:rPr>
              <w:rStyle w:val="Hyperlink"/>
            </w:rPr>
            <w:t>2</w:t>
          </w:r>
          <w:r w:rsidR="2C8717FB">
            <w:fldChar w:fldCharType="end"/>
          </w:r>
          <w:r>
            <w:fldChar w:fldCharType="end"/>
          </w:r>
        </w:p>
        <w:p w:rsidR="2C8717FB" w:rsidRDefault="0013691C" w14:paraId="2D7572B5" w14:textId="3D3A677A">
          <w:pPr>
            <w:pStyle w:val="TOC2"/>
            <w:tabs>
              <w:tab w:val="right" w:leader="dot" w:pos="8295"/>
            </w:tabs>
            <w:rPr>
              <w:rStyle w:val="Hyperlink"/>
            </w:rPr>
            <w:pPrChange w:author="Gastbenutzer" w:date="2023-10-21T20:54:00Z" w:id="9">
              <w:pPr/>
            </w:pPrChange>
          </w:pPr>
          <w:r>
            <w:fldChar w:fldCharType="begin"/>
          </w:r>
          <w:r>
            <w:instrText>HYPERLINK \l "_Toc1593883786" \h</w:instrText>
          </w:r>
          <w:r>
            <w:fldChar w:fldCharType="separate"/>
          </w:r>
          <w:r w:rsidRPr="2C8717FB" w:rsidR="2C8717FB">
            <w:rPr>
              <w:rStyle w:val="Hyperlink"/>
            </w:rPr>
            <w:t>Contribution</w:t>
          </w:r>
          <w:ins w:author="Gastbenutzer" w:date="2023-10-21T20:54:00Z" w:id="10">
            <w:r w:rsidR="2C8717FB">
              <w:tab/>
            </w:r>
          </w:ins>
          <w:r w:rsidR="2C8717FB">
            <w:fldChar w:fldCharType="begin"/>
          </w:r>
          <w:r w:rsidR="2C8717FB">
            <w:instrText>PAGEREF _Toc1593883786 \h</w:instrText>
          </w:r>
          <w:r w:rsidR="2C8717FB">
            <w:fldChar w:fldCharType="separate"/>
          </w:r>
          <w:r w:rsidRPr="2C8717FB" w:rsidR="2C8717FB">
            <w:rPr>
              <w:rStyle w:val="Hyperlink"/>
            </w:rPr>
            <w:t>2</w:t>
          </w:r>
          <w:r w:rsidR="2C8717FB">
            <w:fldChar w:fldCharType="end"/>
          </w:r>
          <w:r>
            <w:fldChar w:fldCharType="end"/>
          </w:r>
        </w:p>
        <w:p w:rsidR="2C8717FB" w:rsidRDefault="0013691C" w14:paraId="2F64B9E5" w14:textId="778438D0">
          <w:pPr>
            <w:pStyle w:val="TOC2"/>
            <w:tabs>
              <w:tab w:val="right" w:leader="dot" w:pos="8295"/>
            </w:tabs>
            <w:rPr>
              <w:rStyle w:val="Hyperlink"/>
            </w:rPr>
            <w:pPrChange w:author="Gastbenutzer" w:date="2023-10-21T20:54:00Z" w:id="11">
              <w:pPr/>
            </w:pPrChange>
          </w:pPr>
          <w:r>
            <w:fldChar w:fldCharType="begin"/>
          </w:r>
          <w:r>
            <w:instrText>HYPERLINK \l "_Toc1744347057" \h</w:instrText>
          </w:r>
          <w:r>
            <w:fldChar w:fldCharType="separate"/>
          </w:r>
          <w:r w:rsidRPr="2C8717FB" w:rsidR="2C8717FB">
            <w:rPr>
              <w:rStyle w:val="Hyperlink"/>
            </w:rPr>
            <w:t>Objectives</w:t>
          </w:r>
          <w:ins w:author="Gastbenutzer" w:date="2023-10-21T20:54:00Z" w:id="12">
            <w:r w:rsidR="2C8717FB">
              <w:tab/>
            </w:r>
          </w:ins>
          <w:r w:rsidR="2C8717FB">
            <w:fldChar w:fldCharType="begin"/>
          </w:r>
          <w:r w:rsidR="2C8717FB">
            <w:instrText>PAGEREF _Toc1744347057 \h</w:instrText>
          </w:r>
          <w:r w:rsidR="2C8717FB">
            <w:fldChar w:fldCharType="separate"/>
          </w:r>
          <w:r w:rsidRPr="2C8717FB" w:rsidR="2C8717FB">
            <w:rPr>
              <w:rStyle w:val="Hyperlink"/>
            </w:rPr>
            <w:t>3</w:t>
          </w:r>
          <w:r w:rsidR="2C8717FB">
            <w:fldChar w:fldCharType="end"/>
          </w:r>
          <w:r>
            <w:fldChar w:fldCharType="end"/>
          </w:r>
        </w:p>
        <w:p w:rsidR="2C8717FB" w:rsidRDefault="0013691C" w14:paraId="779D8E96" w14:textId="2BFDC5B9">
          <w:pPr>
            <w:pStyle w:val="TOC1"/>
            <w:tabs>
              <w:tab w:val="left" w:pos="435"/>
              <w:tab w:val="right" w:leader="dot" w:pos="8295"/>
            </w:tabs>
            <w:rPr>
              <w:rStyle w:val="Hyperlink"/>
            </w:rPr>
            <w:pPrChange w:author="Gastbenutzer" w:date="2023-10-21T20:54:00Z" w:id="13">
              <w:pPr/>
            </w:pPrChange>
          </w:pPr>
          <w:r>
            <w:fldChar w:fldCharType="begin"/>
          </w:r>
          <w:r>
            <w:instrText>HYPERLINK \l "_Toc848181416" \h</w:instrText>
          </w:r>
          <w:r>
            <w:fldChar w:fldCharType="separate"/>
          </w:r>
          <w:r w:rsidRPr="2C8717FB" w:rsidR="2C8717FB">
            <w:rPr>
              <w:rStyle w:val="Hyperlink"/>
            </w:rPr>
            <w:t>II.</w:t>
          </w:r>
          <w:ins w:author="Gastbenutzer" w:date="2023-10-21T20:54:00Z" w:id="14">
            <w:r w:rsidR="2C8717FB">
              <w:tab/>
            </w:r>
          </w:ins>
          <w:r w:rsidRPr="2C8717FB" w:rsidR="2C8717FB">
            <w:rPr>
              <w:rStyle w:val="Hyperlink"/>
            </w:rPr>
            <w:t>Data exploration and visualisation</w:t>
          </w:r>
          <w:ins w:author="Gastbenutzer" w:date="2023-10-21T20:54:00Z" w:id="15">
            <w:r w:rsidR="2C8717FB">
              <w:tab/>
            </w:r>
          </w:ins>
          <w:r w:rsidR="2C8717FB">
            <w:fldChar w:fldCharType="begin"/>
          </w:r>
          <w:r w:rsidR="2C8717FB">
            <w:instrText>PAGEREF _Toc848181416 \h</w:instrText>
          </w:r>
          <w:r w:rsidR="2C8717FB">
            <w:fldChar w:fldCharType="separate"/>
          </w:r>
          <w:r w:rsidRPr="2C8717FB" w:rsidR="2C8717FB">
            <w:rPr>
              <w:rStyle w:val="Hyperlink"/>
            </w:rPr>
            <w:t>3</w:t>
          </w:r>
          <w:r w:rsidR="2C8717FB">
            <w:fldChar w:fldCharType="end"/>
          </w:r>
          <w:r>
            <w:fldChar w:fldCharType="end"/>
          </w:r>
        </w:p>
        <w:p w:rsidR="2C8717FB" w:rsidRDefault="0013691C" w14:paraId="1EFAA41E" w14:textId="3A5373D3">
          <w:pPr>
            <w:pStyle w:val="TOC2"/>
            <w:tabs>
              <w:tab w:val="right" w:leader="dot" w:pos="8295"/>
            </w:tabs>
            <w:rPr>
              <w:rStyle w:val="Hyperlink"/>
            </w:rPr>
            <w:pPrChange w:author="Gastbenutzer" w:date="2023-10-21T20:54:00Z" w:id="16">
              <w:pPr/>
            </w:pPrChange>
          </w:pPr>
          <w:r>
            <w:fldChar w:fldCharType="begin"/>
          </w:r>
          <w:r>
            <w:instrText>HYPERLINK \l "_Toc392449418" \h</w:instrText>
          </w:r>
          <w:r>
            <w:fldChar w:fldCharType="separate"/>
          </w:r>
          <w:r w:rsidRPr="2C8717FB" w:rsidR="2C8717FB">
            <w:rPr>
              <w:rStyle w:val="Hyperlink"/>
            </w:rPr>
            <w:t>Framework</w:t>
          </w:r>
          <w:ins w:author="Gastbenutzer" w:date="2023-10-21T20:54:00Z" w:id="17">
            <w:r w:rsidR="2C8717FB">
              <w:tab/>
            </w:r>
          </w:ins>
          <w:r w:rsidR="2C8717FB">
            <w:fldChar w:fldCharType="begin"/>
          </w:r>
          <w:r w:rsidR="2C8717FB">
            <w:instrText>PAGEREF _Toc392449418 \h</w:instrText>
          </w:r>
          <w:r w:rsidR="2C8717FB">
            <w:fldChar w:fldCharType="separate"/>
          </w:r>
          <w:r w:rsidRPr="2C8717FB" w:rsidR="2C8717FB">
            <w:rPr>
              <w:rStyle w:val="Hyperlink"/>
            </w:rPr>
            <w:t>4</w:t>
          </w:r>
          <w:r w:rsidR="2C8717FB">
            <w:fldChar w:fldCharType="end"/>
          </w:r>
          <w:r>
            <w:fldChar w:fldCharType="end"/>
          </w:r>
        </w:p>
        <w:p w:rsidR="2C8717FB" w:rsidRDefault="0013691C" w14:paraId="0B3B6A1F" w14:textId="3E3A5AFC">
          <w:pPr>
            <w:pStyle w:val="TOC2"/>
            <w:tabs>
              <w:tab w:val="right" w:leader="dot" w:pos="8295"/>
            </w:tabs>
            <w:rPr>
              <w:rStyle w:val="Hyperlink"/>
            </w:rPr>
            <w:pPrChange w:author="Gastbenutzer" w:date="2023-10-21T20:54:00Z" w:id="18">
              <w:pPr/>
            </w:pPrChange>
          </w:pPr>
          <w:r>
            <w:fldChar w:fldCharType="begin"/>
          </w:r>
          <w:r>
            <w:instrText>HYPERLINK \l "_Toc928019284" \h</w:instrText>
          </w:r>
          <w:r>
            <w:fldChar w:fldCharType="separate"/>
          </w:r>
          <w:r w:rsidRPr="2C8717FB" w:rsidR="2C8717FB">
            <w:rPr>
              <w:rStyle w:val="Hyperlink"/>
            </w:rPr>
            <w:t>II.1. Sales prediction</w:t>
          </w:r>
          <w:ins w:author="Gastbenutzer" w:date="2023-10-21T20:54:00Z" w:id="19">
            <w:r w:rsidR="2C8717FB">
              <w:tab/>
            </w:r>
          </w:ins>
          <w:r w:rsidR="2C8717FB">
            <w:fldChar w:fldCharType="begin"/>
          </w:r>
          <w:r w:rsidR="2C8717FB">
            <w:instrText>PAGEREF _Toc928019284 \h</w:instrText>
          </w:r>
          <w:r w:rsidR="2C8717FB">
            <w:fldChar w:fldCharType="separate"/>
          </w:r>
          <w:r w:rsidRPr="2C8717FB" w:rsidR="2C8717FB">
            <w:rPr>
              <w:rStyle w:val="Hyperlink"/>
            </w:rPr>
            <w:t>4</w:t>
          </w:r>
          <w:r w:rsidR="2C8717FB">
            <w:fldChar w:fldCharType="end"/>
          </w:r>
          <w:r>
            <w:fldChar w:fldCharType="end"/>
          </w:r>
        </w:p>
        <w:p w:rsidR="2C8717FB" w:rsidRDefault="0013691C" w14:paraId="33BC3392" w14:textId="4D76EDC4">
          <w:pPr>
            <w:pStyle w:val="TOC2"/>
            <w:tabs>
              <w:tab w:val="right" w:leader="dot" w:pos="8295"/>
            </w:tabs>
            <w:rPr>
              <w:rStyle w:val="Hyperlink"/>
            </w:rPr>
            <w:pPrChange w:author="Gastbenutzer" w:date="2023-10-21T20:54:00Z" w:id="20">
              <w:pPr/>
            </w:pPrChange>
          </w:pPr>
          <w:r>
            <w:fldChar w:fldCharType="begin"/>
          </w:r>
          <w:r>
            <w:instrText>HYPERLINK \l "_Toc1681293684" \h</w:instrText>
          </w:r>
          <w:r>
            <w:fldChar w:fldCharType="separate"/>
          </w:r>
          <w:r w:rsidRPr="2C8717FB" w:rsidR="2C8717FB">
            <w:rPr>
              <w:rStyle w:val="Hyperlink"/>
            </w:rPr>
            <w:t>Relevance</w:t>
          </w:r>
          <w:ins w:author="Gastbenutzer" w:date="2023-10-21T20:54:00Z" w:id="21">
            <w:r w:rsidR="2C8717FB">
              <w:tab/>
            </w:r>
          </w:ins>
          <w:r w:rsidR="2C8717FB">
            <w:fldChar w:fldCharType="begin"/>
          </w:r>
          <w:r w:rsidR="2C8717FB">
            <w:instrText>PAGEREF _Toc1681293684 \h</w:instrText>
          </w:r>
          <w:r w:rsidR="2C8717FB">
            <w:fldChar w:fldCharType="separate"/>
          </w:r>
          <w:r w:rsidRPr="2C8717FB" w:rsidR="2C8717FB">
            <w:rPr>
              <w:rStyle w:val="Hyperlink"/>
            </w:rPr>
            <w:t>5</w:t>
          </w:r>
          <w:r w:rsidR="2C8717FB">
            <w:fldChar w:fldCharType="end"/>
          </w:r>
          <w:r>
            <w:fldChar w:fldCharType="end"/>
          </w:r>
        </w:p>
        <w:p w:rsidR="2C8717FB" w:rsidRDefault="0013691C" w14:paraId="57E10865" w14:textId="1AACB03C">
          <w:pPr>
            <w:pStyle w:val="TOC2"/>
            <w:tabs>
              <w:tab w:val="right" w:leader="dot" w:pos="8295"/>
            </w:tabs>
            <w:rPr>
              <w:rStyle w:val="Hyperlink"/>
            </w:rPr>
            <w:pPrChange w:author="Gastbenutzer" w:date="2023-10-21T20:54:00Z" w:id="22">
              <w:pPr/>
            </w:pPrChange>
          </w:pPr>
          <w:r>
            <w:fldChar w:fldCharType="begin"/>
          </w:r>
          <w:r>
            <w:instrText>HYPERLINK \l "_Toc176126365" \h</w:instrText>
          </w:r>
          <w:r>
            <w:fldChar w:fldCharType="separate"/>
          </w:r>
          <w:r w:rsidRPr="2C8717FB" w:rsidR="2C8717FB">
            <w:rPr>
              <w:rStyle w:val="Hyperlink"/>
            </w:rPr>
            <w:t>Pre-processing and feature engineering</w:t>
          </w:r>
          <w:ins w:author="Gastbenutzer" w:date="2023-10-21T20:54:00Z" w:id="23">
            <w:r w:rsidR="2C8717FB">
              <w:tab/>
            </w:r>
          </w:ins>
          <w:r w:rsidR="2C8717FB">
            <w:fldChar w:fldCharType="begin"/>
          </w:r>
          <w:r w:rsidR="2C8717FB">
            <w:instrText>PAGEREF _Toc176126365 \h</w:instrText>
          </w:r>
          <w:r w:rsidR="2C8717FB">
            <w:fldChar w:fldCharType="separate"/>
          </w:r>
          <w:r w:rsidRPr="2C8717FB" w:rsidR="2C8717FB">
            <w:rPr>
              <w:rStyle w:val="Hyperlink"/>
            </w:rPr>
            <w:t>5</w:t>
          </w:r>
          <w:r w:rsidR="2C8717FB">
            <w:fldChar w:fldCharType="end"/>
          </w:r>
          <w:r>
            <w:fldChar w:fldCharType="end"/>
          </w:r>
        </w:p>
        <w:p w:rsidR="2C8717FB" w:rsidRDefault="0013691C" w14:paraId="6C7EF6E3" w14:textId="1441B3B1">
          <w:pPr>
            <w:pStyle w:val="TOC2"/>
            <w:tabs>
              <w:tab w:val="right" w:leader="dot" w:pos="8295"/>
            </w:tabs>
            <w:rPr>
              <w:rStyle w:val="Hyperlink"/>
            </w:rPr>
            <w:pPrChange w:author="Gastbenutzer" w:date="2023-10-21T20:54:00Z" w:id="24">
              <w:pPr/>
            </w:pPrChange>
          </w:pPr>
          <w:r>
            <w:fldChar w:fldCharType="begin"/>
          </w:r>
          <w:r>
            <w:instrText>HYPERLINK \l "_Toc318558476" \h</w:instrText>
          </w:r>
          <w:r>
            <w:fldChar w:fldCharType="separate"/>
          </w:r>
          <w:r w:rsidRPr="2C8717FB" w:rsidR="2C8717FB">
            <w:rPr>
              <w:rStyle w:val="Hyperlink"/>
            </w:rPr>
            <w:t>Visualizations and Statistics</w:t>
          </w:r>
          <w:ins w:author="Gastbenutzer" w:date="2023-10-21T20:54:00Z" w:id="25">
            <w:r w:rsidR="2C8717FB">
              <w:tab/>
            </w:r>
          </w:ins>
          <w:r w:rsidR="2C8717FB">
            <w:fldChar w:fldCharType="begin"/>
          </w:r>
          <w:r w:rsidR="2C8717FB">
            <w:instrText>PAGEREF _Toc318558476 \h</w:instrText>
          </w:r>
          <w:r w:rsidR="2C8717FB">
            <w:fldChar w:fldCharType="separate"/>
          </w:r>
          <w:r w:rsidRPr="2C8717FB" w:rsidR="2C8717FB">
            <w:rPr>
              <w:rStyle w:val="Hyperlink"/>
            </w:rPr>
            <w:t>7</w:t>
          </w:r>
          <w:r w:rsidR="2C8717FB">
            <w:fldChar w:fldCharType="end"/>
          </w:r>
          <w:r>
            <w:fldChar w:fldCharType="end"/>
          </w:r>
        </w:p>
        <w:p w:rsidR="2C8717FB" w:rsidRDefault="0013691C" w14:paraId="0431872E" w14:textId="65E22834">
          <w:pPr>
            <w:pStyle w:val="TOC1"/>
            <w:tabs>
              <w:tab w:val="right" w:leader="dot" w:pos="8295"/>
            </w:tabs>
            <w:rPr>
              <w:rStyle w:val="Hyperlink"/>
            </w:rPr>
            <w:pPrChange w:author="Gastbenutzer" w:date="2023-10-21T20:54:00Z" w:id="26">
              <w:pPr/>
            </w:pPrChange>
          </w:pPr>
          <w:r>
            <w:fldChar w:fldCharType="begin"/>
          </w:r>
          <w:r>
            <w:instrText>HYPERLINK \l "_Toc1119202881" \h</w:instrText>
          </w:r>
          <w:r>
            <w:fldChar w:fldCharType="separate"/>
          </w:r>
          <w:r w:rsidRPr="2C8717FB" w:rsidR="2C8717FB">
            <w:rPr>
              <w:rStyle w:val="Hyperlink"/>
            </w:rPr>
            <w:t>Modelling Sales Prediction with Time Series Models</w:t>
          </w:r>
          <w:ins w:author="Gastbenutzer" w:date="2023-10-21T20:54:00Z" w:id="27">
            <w:r w:rsidR="2C8717FB">
              <w:tab/>
            </w:r>
          </w:ins>
          <w:r w:rsidR="2C8717FB">
            <w:fldChar w:fldCharType="begin"/>
          </w:r>
          <w:r w:rsidR="2C8717FB">
            <w:instrText>PAGEREF _Toc1119202881 \h</w:instrText>
          </w:r>
          <w:r w:rsidR="2C8717FB">
            <w:fldChar w:fldCharType="separate"/>
          </w:r>
          <w:r w:rsidRPr="2C8717FB" w:rsidR="2C8717FB">
            <w:rPr>
              <w:rStyle w:val="Hyperlink"/>
            </w:rPr>
            <w:t>9</w:t>
          </w:r>
          <w:r w:rsidR="2C8717FB">
            <w:fldChar w:fldCharType="end"/>
          </w:r>
          <w:r>
            <w:fldChar w:fldCharType="end"/>
          </w:r>
        </w:p>
        <w:p w:rsidR="2C8717FB" w:rsidRDefault="0013691C" w14:paraId="16C5284C" w14:textId="7930ADF9">
          <w:pPr>
            <w:pStyle w:val="TOC2"/>
            <w:tabs>
              <w:tab w:val="right" w:leader="dot" w:pos="8295"/>
            </w:tabs>
            <w:rPr>
              <w:rStyle w:val="Hyperlink"/>
            </w:rPr>
            <w:pPrChange w:author="Gastbenutzer" w:date="2023-10-21T20:54:00Z" w:id="28">
              <w:pPr/>
            </w:pPrChange>
          </w:pPr>
          <w:r>
            <w:fldChar w:fldCharType="begin"/>
          </w:r>
          <w:r>
            <w:instrText>HYPERLINK \l "_Toc1209561989" \h</w:instrText>
          </w:r>
          <w:r>
            <w:fldChar w:fldCharType="separate"/>
          </w:r>
          <w:r w:rsidRPr="2C8717FB" w:rsidR="2C8717FB">
            <w:rPr>
              <w:rStyle w:val="Hyperlink"/>
            </w:rPr>
            <w:t>Model choice and optimization</w:t>
          </w:r>
          <w:ins w:author="Gastbenutzer" w:date="2023-10-21T20:54:00Z" w:id="29">
            <w:r w:rsidR="2C8717FB">
              <w:tab/>
            </w:r>
          </w:ins>
          <w:r w:rsidR="2C8717FB">
            <w:fldChar w:fldCharType="begin"/>
          </w:r>
          <w:r w:rsidR="2C8717FB">
            <w:instrText>PAGEREF _Toc1209561989 \h</w:instrText>
          </w:r>
          <w:r w:rsidR="2C8717FB">
            <w:fldChar w:fldCharType="separate"/>
          </w:r>
          <w:r w:rsidRPr="2C8717FB" w:rsidR="2C8717FB">
            <w:rPr>
              <w:rStyle w:val="Hyperlink"/>
            </w:rPr>
            <w:t>10</w:t>
          </w:r>
          <w:r w:rsidR="2C8717FB">
            <w:fldChar w:fldCharType="end"/>
          </w:r>
          <w:r>
            <w:fldChar w:fldCharType="end"/>
          </w:r>
        </w:p>
        <w:p w:rsidR="2C8717FB" w:rsidRDefault="0013691C" w14:paraId="490661A7" w14:textId="304F8F7E">
          <w:pPr>
            <w:pStyle w:val="TOC1"/>
            <w:tabs>
              <w:tab w:val="right" w:leader="dot" w:pos="8295"/>
            </w:tabs>
            <w:rPr>
              <w:rStyle w:val="Hyperlink"/>
            </w:rPr>
            <w:pPrChange w:author="Gastbenutzer" w:date="2023-10-21T20:54:00Z" w:id="30">
              <w:pPr/>
            </w:pPrChange>
          </w:pPr>
          <w:r>
            <w:fldChar w:fldCharType="begin"/>
          </w:r>
          <w:r>
            <w:instrText>HYPERLINK \l "_Toc424786099" \h</w:instrText>
          </w:r>
          <w:r>
            <w:fldChar w:fldCharType="separate"/>
          </w:r>
          <w:r w:rsidRPr="2C8717FB" w:rsidR="2C8717FB">
            <w:rPr>
              <w:rStyle w:val="Hyperlink"/>
            </w:rPr>
            <w:t>Modelling Sales Prediction with Classification Models</w:t>
          </w:r>
          <w:ins w:author="Gastbenutzer" w:date="2023-10-21T20:54:00Z" w:id="31">
            <w:r w:rsidR="2C8717FB">
              <w:tab/>
            </w:r>
          </w:ins>
          <w:r w:rsidR="2C8717FB">
            <w:fldChar w:fldCharType="begin"/>
          </w:r>
          <w:r w:rsidR="2C8717FB">
            <w:instrText>PAGEREF _Toc424786099 \h</w:instrText>
          </w:r>
          <w:r w:rsidR="2C8717FB">
            <w:fldChar w:fldCharType="separate"/>
          </w:r>
          <w:r w:rsidRPr="2C8717FB" w:rsidR="2C8717FB">
            <w:rPr>
              <w:rStyle w:val="Hyperlink"/>
            </w:rPr>
            <w:t>10</w:t>
          </w:r>
          <w:r w:rsidR="2C8717FB">
            <w:fldChar w:fldCharType="end"/>
          </w:r>
          <w:r>
            <w:fldChar w:fldCharType="end"/>
          </w:r>
        </w:p>
        <w:p w:rsidR="2C8717FB" w:rsidRDefault="0013691C" w14:paraId="4A88C9BF" w14:textId="48822962">
          <w:pPr>
            <w:pStyle w:val="TOC2"/>
            <w:tabs>
              <w:tab w:val="right" w:leader="dot" w:pos="8295"/>
            </w:tabs>
            <w:rPr>
              <w:rStyle w:val="Hyperlink"/>
            </w:rPr>
            <w:pPrChange w:author="Gastbenutzer" w:date="2023-10-21T20:54:00Z" w:id="32">
              <w:pPr/>
            </w:pPrChange>
          </w:pPr>
          <w:r>
            <w:fldChar w:fldCharType="begin"/>
          </w:r>
          <w:r>
            <w:instrText>HYPERLINK \l "_Toc1246720016" \h</w:instrText>
          </w:r>
          <w:r>
            <w:fldChar w:fldCharType="separate"/>
          </w:r>
          <w:r w:rsidRPr="2C8717FB" w:rsidR="2C8717FB">
            <w:rPr>
              <w:rStyle w:val="Hyperlink"/>
            </w:rPr>
            <w:t>II.2. churn prediction</w:t>
          </w:r>
          <w:ins w:author="Gastbenutzer" w:date="2023-10-21T20:54:00Z" w:id="33">
            <w:r w:rsidR="2C8717FB">
              <w:tab/>
            </w:r>
          </w:ins>
          <w:r w:rsidR="2C8717FB">
            <w:fldChar w:fldCharType="begin"/>
          </w:r>
          <w:r w:rsidR="2C8717FB">
            <w:instrText>PAGEREF _Toc1246720016 \h</w:instrText>
          </w:r>
          <w:r w:rsidR="2C8717FB">
            <w:fldChar w:fldCharType="separate"/>
          </w:r>
          <w:r w:rsidRPr="2C8717FB" w:rsidR="2C8717FB">
            <w:rPr>
              <w:rStyle w:val="Hyperlink"/>
            </w:rPr>
            <w:t>11</w:t>
          </w:r>
          <w:r w:rsidR="2C8717FB">
            <w:fldChar w:fldCharType="end"/>
          </w:r>
          <w:r>
            <w:fldChar w:fldCharType="end"/>
          </w:r>
        </w:p>
        <w:p w:rsidR="2C8717FB" w:rsidRDefault="0013691C" w14:paraId="7203FD66" w14:textId="4E70E9FC">
          <w:pPr>
            <w:pStyle w:val="TOC2"/>
            <w:tabs>
              <w:tab w:val="right" w:leader="dot" w:pos="8295"/>
            </w:tabs>
            <w:rPr>
              <w:rStyle w:val="Hyperlink"/>
            </w:rPr>
            <w:pPrChange w:author="Gastbenutzer" w:date="2023-10-21T20:54:00Z" w:id="34">
              <w:pPr/>
            </w:pPrChange>
          </w:pPr>
          <w:r>
            <w:fldChar w:fldCharType="begin"/>
          </w:r>
          <w:r>
            <w:instrText>HYPERLINK \l "_Toc1300707530" \h</w:instrText>
          </w:r>
          <w:r>
            <w:fldChar w:fldCharType="separate"/>
          </w:r>
          <w:r w:rsidRPr="2C8717FB" w:rsidR="2C8717FB">
            <w:rPr>
              <w:rStyle w:val="Hyperlink"/>
            </w:rPr>
            <w:t>II.2.1 Data collection &amp; Description</w:t>
          </w:r>
          <w:ins w:author="Gastbenutzer" w:date="2023-10-21T20:54:00Z" w:id="35">
            <w:r w:rsidR="2C8717FB">
              <w:tab/>
            </w:r>
          </w:ins>
          <w:r w:rsidR="2C8717FB">
            <w:fldChar w:fldCharType="begin"/>
          </w:r>
          <w:r w:rsidR="2C8717FB">
            <w:instrText>PAGEREF _Toc1300707530 \h</w:instrText>
          </w:r>
          <w:r w:rsidR="2C8717FB">
            <w:fldChar w:fldCharType="separate"/>
          </w:r>
          <w:r w:rsidRPr="2C8717FB" w:rsidR="2C8717FB">
            <w:rPr>
              <w:rStyle w:val="Hyperlink"/>
            </w:rPr>
            <w:t>12</w:t>
          </w:r>
          <w:r w:rsidR="2C8717FB">
            <w:fldChar w:fldCharType="end"/>
          </w:r>
          <w:r>
            <w:fldChar w:fldCharType="end"/>
          </w:r>
        </w:p>
        <w:p w:rsidR="2C8717FB" w:rsidRDefault="0013691C" w14:paraId="0C3ECE39" w14:textId="2B05B8E1">
          <w:pPr>
            <w:pStyle w:val="TOC2"/>
            <w:tabs>
              <w:tab w:val="right" w:leader="dot" w:pos="8295"/>
            </w:tabs>
            <w:rPr>
              <w:rStyle w:val="Hyperlink"/>
            </w:rPr>
            <w:pPrChange w:author="Gastbenutzer" w:date="2023-10-21T20:54:00Z" w:id="36">
              <w:pPr/>
            </w:pPrChange>
          </w:pPr>
          <w:r>
            <w:fldChar w:fldCharType="begin"/>
          </w:r>
          <w:r>
            <w:instrText>HYPERLINK \l "_Toc1544690077" \h</w:instrText>
          </w:r>
          <w:r>
            <w:fldChar w:fldCharType="separate"/>
          </w:r>
          <w:r w:rsidRPr="2C8717FB" w:rsidR="2C8717FB">
            <w:rPr>
              <w:rStyle w:val="Hyperlink"/>
            </w:rPr>
            <w:t>II.2.2 Pre-processing and feature engineering</w:t>
          </w:r>
          <w:ins w:author="Gastbenutzer" w:date="2023-10-21T20:54:00Z" w:id="37">
            <w:r w:rsidR="2C8717FB">
              <w:tab/>
            </w:r>
          </w:ins>
          <w:r w:rsidR="2C8717FB">
            <w:fldChar w:fldCharType="begin"/>
          </w:r>
          <w:r w:rsidR="2C8717FB">
            <w:instrText>PAGEREF _Toc1544690077 \h</w:instrText>
          </w:r>
          <w:r w:rsidR="2C8717FB">
            <w:fldChar w:fldCharType="separate"/>
          </w:r>
          <w:r w:rsidRPr="2C8717FB" w:rsidR="2C8717FB">
            <w:rPr>
              <w:rStyle w:val="Hyperlink"/>
            </w:rPr>
            <w:t>13</w:t>
          </w:r>
          <w:r w:rsidR="2C8717FB">
            <w:fldChar w:fldCharType="end"/>
          </w:r>
          <w:r>
            <w:fldChar w:fldCharType="end"/>
          </w:r>
        </w:p>
        <w:p w:rsidR="2C8717FB" w:rsidRDefault="0013691C" w14:paraId="3645F746" w14:textId="3AA5E29C">
          <w:pPr>
            <w:pStyle w:val="TOC3"/>
            <w:tabs>
              <w:tab w:val="right" w:leader="dot" w:pos="8295"/>
            </w:tabs>
            <w:rPr>
              <w:rStyle w:val="Hyperlink"/>
            </w:rPr>
            <w:pPrChange w:author="Gastbenutzer" w:date="2023-10-21T20:54:00Z" w:id="38">
              <w:pPr/>
            </w:pPrChange>
          </w:pPr>
          <w:r>
            <w:fldChar w:fldCharType="begin"/>
          </w:r>
          <w:r>
            <w:instrText>HYPERLINK \l "_Toc2073883734" \h</w:instrText>
          </w:r>
          <w:r>
            <w:fldChar w:fldCharType="separate"/>
          </w:r>
          <w:r w:rsidRPr="2C8717FB" w:rsidR="2C8717FB">
            <w:rPr>
              <w:rStyle w:val="Hyperlink"/>
            </w:rPr>
            <w:t>Target variable</w:t>
          </w:r>
          <w:ins w:author="Gastbenutzer" w:date="2023-10-21T20:54:00Z" w:id="39">
            <w:r w:rsidR="2C8717FB">
              <w:tab/>
            </w:r>
          </w:ins>
          <w:r w:rsidR="2C8717FB">
            <w:fldChar w:fldCharType="begin"/>
          </w:r>
          <w:r w:rsidR="2C8717FB">
            <w:instrText>PAGEREF _Toc2073883734 \h</w:instrText>
          </w:r>
          <w:r w:rsidR="2C8717FB">
            <w:fldChar w:fldCharType="separate"/>
          </w:r>
          <w:r w:rsidRPr="2C8717FB" w:rsidR="2C8717FB">
            <w:rPr>
              <w:rStyle w:val="Hyperlink"/>
            </w:rPr>
            <w:t>13</w:t>
          </w:r>
          <w:r w:rsidR="2C8717FB">
            <w:fldChar w:fldCharType="end"/>
          </w:r>
          <w:r>
            <w:fldChar w:fldCharType="end"/>
          </w:r>
        </w:p>
        <w:p w:rsidR="2C8717FB" w:rsidRDefault="0013691C" w14:paraId="54426B8F" w14:textId="54AB9B69">
          <w:pPr>
            <w:pStyle w:val="TOC3"/>
            <w:tabs>
              <w:tab w:val="right" w:leader="dot" w:pos="8295"/>
            </w:tabs>
            <w:rPr>
              <w:rStyle w:val="Hyperlink"/>
            </w:rPr>
            <w:pPrChange w:author="Gastbenutzer" w:date="2023-10-21T20:54:00Z" w:id="40">
              <w:pPr/>
            </w:pPrChange>
          </w:pPr>
          <w:r>
            <w:fldChar w:fldCharType="begin"/>
          </w:r>
          <w:r>
            <w:instrText>HYPERLINK \l "_Toc817881025" \h</w:instrText>
          </w:r>
          <w:r>
            <w:fldChar w:fldCharType="separate"/>
          </w:r>
          <w:r w:rsidRPr="2C8717FB" w:rsidR="2C8717FB">
            <w:rPr>
              <w:rStyle w:val="Hyperlink"/>
            </w:rPr>
            <w:t>Handling Missing Values</w:t>
          </w:r>
          <w:ins w:author="Gastbenutzer" w:date="2023-10-21T20:54:00Z" w:id="41">
            <w:r w:rsidR="2C8717FB">
              <w:tab/>
            </w:r>
          </w:ins>
          <w:r w:rsidR="2C8717FB">
            <w:fldChar w:fldCharType="begin"/>
          </w:r>
          <w:r w:rsidR="2C8717FB">
            <w:instrText>PAGEREF _Toc817881025 \h</w:instrText>
          </w:r>
          <w:r w:rsidR="2C8717FB">
            <w:fldChar w:fldCharType="separate"/>
          </w:r>
          <w:r w:rsidRPr="2C8717FB" w:rsidR="2C8717FB">
            <w:rPr>
              <w:rStyle w:val="Hyperlink"/>
            </w:rPr>
            <w:t>15</w:t>
          </w:r>
          <w:r w:rsidR="2C8717FB">
            <w:fldChar w:fldCharType="end"/>
          </w:r>
          <w:r>
            <w:fldChar w:fldCharType="end"/>
          </w:r>
        </w:p>
        <w:p w:rsidR="2C8717FB" w:rsidRDefault="0013691C" w14:paraId="516199D8" w14:textId="6E0EECB7">
          <w:pPr>
            <w:pStyle w:val="TOC3"/>
            <w:tabs>
              <w:tab w:val="right" w:leader="dot" w:pos="8295"/>
            </w:tabs>
            <w:rPr>
              <w:rStyle w:val="Hyperlink"/>
            </w:rPr>
            <w:pPrChange w:author="Gastbenutzer" w:date="2023-10-21T20:54:00Z" w:id="42">
              <w:pPr/>
            </w:pPrChange>
          </w:pPr>
          <w:r>
            <w:fldChar w:fldCharType="begin"/>
          </w:r>
          <w:r>
            <w:instrText>HYPERLINK \l "_Toc94627923" \h</w:instrText>
          </w:r>
          <w:r>
            <w:fldChar w:fldCharType="separate"/>
          </w:r>
          <w:r w:rsidRPr="2C8717FB" w:rsidR="2C8717FB">
            <w:rPr>
              <w:rStyle w:val="Hyperlink"/>
            </w:rPr>
            <w:t>Outliers</w:t>
          </w:r>
          <w:ins w:author="Gastbenutzer" w:date="2023-10-21T20:54:00Z" w:id="43">
            <w:r w:rsidR="2C8717FB">
              <w:tab/>
            </w:r>
          </w:ins>
          <w:r w:rsidR="2C8717FB">
            <w:fldChar w:fldCharType="begin"/>
          </w:r>
          <w:r w:rsidR="2C8717FB">
            <w:instrText>PAGEREF _Toc94627923 \h</w:instrText>
          </w:r>
          <w:r w:rsidR="2C8717FB">
            <w:fldChar w:fldCharType="separate"/>
          </w:r>
          <w:r w:rsidRPr="2C8717FB" w:rsidR="2C8717FB">
            <w:rPr>
              <w:rStyle w:val="Hyperlink"/>
            </w:rPr>
            <w:t>16</w:t>
          </w:r>
          <w:r w:rsidR="2C8717FB">
            <w:fldChar w:fldCharType="end"/>
          </w:r>
          <w:r>
            <w:fldChar w:fldCharType="end"/>
          </w:r>
        </w:p>
        <w:p w:rsidR="2C8717FB" w:rsidRDefault="0013691C" w14:paraId="757DF62D" w14:textId="76D9BB63">
          <w:pPr>
            <w:pStyle w:val="TOC2"/>
            <w:tabs>
              <w:tab w:val="right" w:leader="dot" w:pos="8295"/>
            </w:tabs>
            <w:rPr>
              <w:rStyle w:val="Hyperlink"/>
            </w:rPr>
            <w:pPrChange w:author="Gastbenutzer" w:date="2023-10-21T20:54:00Z" w:id="44">
              <w:pPr/>
            </w:pPrChange>
          </w:pPr>
          <w:r>
            <w:fldChar w:fldCharType="begin"/>
          </w:r>
          <w:r>
            <w:instrText>HYPERLINK \l "_Toc1215845523" \h</w:instrText>
          </w:r>
          <w:r>
            <w:fldChar w:fldCharType="separate"/>
          </w:r>
          <w:r w:rsidRPr="2C8717FB" w:rsidR="2C8717FB">
            <w:rPr>
              <w:rStyle w:val="Hyperlink"/>
            </w:rPr>
            <w:t>II.2.3 Visualization &amp; Dependencies</w:t>
          </w:r>
          <w:ins w:author="Gastbenutzer" w:date="2023-10-21T20:54:00Z" w:id="45">
            <w:r w:rsidR="2C8717FB">
              <w:tab/>
            </w:r>
          </w:ins>
          <w:r w:rsidR="2C8717FB">
            <w:fldChar w:fldCharType="begin"/>
          </w:r>
          <w:r w:rsidR="2C8717FB">
            <w:instrText>PAGEREF _Toc1215845523 \h</w:instrText>
          </w:r>
          <w:r w:rsidR="2C8717FB">
            <w:fldChar w:fldCharType="separate"/>
          </w:r>
          <w:r w:rsidRPr="2C8717FB" w:rsidR="2C8717FB">
            <w:rPr>
              <w:rStyle w:val="Hyperlink"/>
            </w:rPr>
            <w:t>17</w:t>
          </w:r>
          <w:r w:rsidR="2C8717FB">
            <w:fldChar w:fldCharType="end"/>
          </w:r>
          <w:r>
            <w:fldChar w:fldCharType="end"/>
          </w:r>
        </w:p>
        <w:p w:rsidR="2C8717FB" w:rsidRDefault="0013691C" w14:paraId="5E8F2ABF" w14:textId="576B7FD5">
          <w:pPr>
            <w:pStyle w:val="TOC3"/>
            <w:tabs>
              <w:tab w:val="right" w:leader="dot" w:pos="8295"/>
            </w:tabs>
            <w:rPr>
              <w:rStyle w:val="Hyperlink"/>
            </w:rPr>
            <w:pPrChange w:author="Gastbenutzer" w:date="2023-10-21T20:54:00Z" w:id="46">
              <w:pPr/>
            </w:pPrChange>
          </w:pPr>
          <w:r>
            <w:fldChar w:fldCharType="begin"/>
          </w:r>
          <w:r>
            <w:instrText>HYPERLINK \l "_Toc1708322208" \h</w:instrText>
          </w:r>
          <w:r>
            <w:fldChar w:fldCharType="separate"/>
          </w:r>
          <w:r w:rsidRPr="2C8717FB" w:rsidR="2C8717FB">
            <w:rPr>
              <w:rStyle w:val="Hyperlink"/>
            </w:rPr>
            <w:t>Correlations between features:</w:t>
          </w:r>
          <w:ins w:author="Gastbenutzer" w:date="2023-10-21T20:54:00Z" w:id="47">
            <w:r w:rsidR="2C8717FB">
              <w:tab/>
            </w:r>
          </w:ins>
          <w:r w:rsidR="2C8717FB">
            <w:fldChar w:fldCharType="begin"/>
          </w:r>
          <w:r w:rsidR="2C8717FB">
            <w:instrText>PAGEREF _Toc1708322208 \h</w:instrText>
          </w:r>
          <w:r w:rsidR="2C8717FB">
            <w:fldChar w:fldCharType="separate"/>
          </w:r>
          <w:r w:rsidRPr="2C8717FB" w:rsidR="2C8717FB">
            <w:rPr>
              <w:rStyle w:val="Hyperlink"/>
            </w:rPr>
            <w:t>18</w:t>
          </w:r>
          <w:r w:rsidR="2C8717FB">
            <w:fldChar w:fldCharType="end"/>
          </w:r>
          <w:r>
            <w:fldChar w:fldCharType="end"/>
          </w:r>
        </w:p>
        <w:p w:rsidR="2C8717FB" w:rsidRDefault="0013691C" w14:paraId="38FC744B" w14:textId="3F7C308F">
          <w:pPr>
            <w:pStyle w:val="TOC3"/>
            <w:tabs>
              <w:tab w:val="right" w:leader="dot" w:pos="8295"/>
            </w:tabs>
            <w:rPr>
              <w:rStyle w:val="Hyperlink"/>
            </w:rPr>
            <w:pPrChange w:author="Gastbenutzer" w:date="2023-10-21T20:54:00Z" w:id="48">
              <w:pPr/>
            </w:pPrChange>
          </w:pPr>
          <w:r>
            <w:fldChar w:fldCharType="begin"/>
          </w:r>
          <w:r>
            <w:instrText>HYPERLINK \l "_Toc1124397716" \h</w:instrText>
          </w:r>
          <w:r>
            <w:fldChar w:fldCharType="separate"/>
          </w:r>
          <w:r w:rsidRPr="2C8717FB" w:rsidR="2C8717FB">
            <w:rPr>
              <w:rStyle w:val="Hyperlink"/>
            </w:rPr>
            <w:t>Correlations with target variable:</w:t>
          </w:r>
          <w:ins w:author="Gastbenutzer" w:date="2023-10-21T20:54:00Z" w:id="49">
            <w:r w:rsidR="2C8717FB">
              <w:tab/>
            </w:r>
          </w:ins>
          <w:r w:rsidR="2C8717FB">
            <w:fldChar w:fldCharType="begin"/>
          </w:r>
          <w:r w:rsidR="2C8717FB">
            <w:instrText>PAGEREF _Toc1124397716 \h</w:instrText>
          </w:r>
          <w:r w:rsidR="2C8717FB">
            <w:fldChar w:fldCharType="separate"/>
          </w:r>
          <w:r w:rsidRPr="2C8717FB" w:rsidR="2C8717FB">
            <w:rPr>
              <w:rStyle w:val="Hyperlink"/>
            </w:rPr>
            <w:t>18</w:t>
          </w:r>
          <w:r w:rsidR="2C8717FB">
            <w:fldChar w:fldCharType="end"/>
          </w:r>
          <w:r>
            <w:fldChar w:fldCharType="end"/>
          </w:r>
        </w:p>
        <w:p w:rsidR="2C8717FB" w:rsidRDefault="0013691C" w14:paraId="42D8E280" w14:textId="13CC3A1B">
          <w:pPr>
            <w:pStyle w:val="TOC3"/>
            <w:tabs>
              <w:tab w:val="right" w:leader="dot" w:pos="8295"/>
            </w:tabs>
            <w:rPr>
              <w:rStyle w:val="Hyperlink"/>
            </w:rPr>
            <w:pPrChange w:author="Gastbenutzer" w:date="2023-10-21T20:54:00Z" w:id="50">
              <w:pPr/>
            </w:pPrChange>
          </w:pPr>
          <w:r>
            <w:fldChar w:fldCharType="begin"/>
          </w:r>
          <w:r>
            <w:instrText>HYPERLINK \l "_Toc241120553" \h</w:instrText>
          </w:r>
          <w:r>
            <w:fldChar w:fldCharType="separate"/>
          </w:r>
          <w:r w:rsidRPr="2C8717FB" w:rsidR="2C8717FB">
            <w:rPr>
              <w:rStyle w:val="Hyperlink"/>
            </w:rPr>
            <w:t>Distributions</w:t>
          </w:r>
          <w:ins w:author="Gastbenutzer" w:date="2023-10-21T20:54:00Z" w:id="51">
            <w:r w:rsidR="2C8717FB">
              <w:tab/>
            </w:r>
          </w:ins>
          <w:r w:rsidR="2C8717FB">
            <w:fldChar w:fldCharType="begin"/>
          </w:r>
          <w:r w:rsidR="2C8717FB">
            <w:instrText>PAGEREF _Toc241120553 \h</w:instrText>
          </w:r>
          <w:r w:rsidR="2C8717FB">
            <w:fldChar w:fldCharType="separate"/>
          </w:r>
          <w:r w:rsidRPr="2C8717FB" w:rsidR="2C8717FB">
            <w:rPr>
              <w:rStyle w:val="Hyperlink"/>
            </w:rPr>
            <w:t>19</w:t>
          </w:r>
          <w:r w:rsidR="2C8717FB">
            <w:fldChar w:fldCharType="end"/>
          </w:r>
          <w:r>
            <w:fldChar w:fldCharType="end"/>
          </w:r>
        </w:p>
        <w:p w:rsidR="2C8717FB" w:rsidRDefault="0013691C" w14:paraId="505F57F9" w14:textId="7146DBF1">
          <w:pPr>
            <w:pStyle w:val="TOC2"/>
            <w:tabs>
              <w:tab w:val="right" w:leader="dot" w:pos="8295"/>
            </w:tabs>
            <w:rPr>
              <w:rStyle w:val="Hyperlink"/>
            </w:rPr>
            <w:pPrChange w:author="Gastbenutzer" w:date="2023-10-21T20:54:00Z" w:id="52">
              <w:pPr/>
            </w:pPrChange>
          </w:pPr>
          <w:r>
            <w:fldChar w:fldCharType="begin"/>
          </w:r>
          <w:r>
            <w:instrText>HYPERLINK \l "_Toc1020657405" \h</w:instrText>
          </w:r>
          <w:r>
            <w:fldChar w:fldCharType="separate"/>
          </w:r>
          <w:r w:rsidRPr="2C8717FB" w:rsidR="2C8717FB">
            <w:rPr>
              <w:rStyle w:val="Hyperlink"/>
            </w:rPr>
            <w:t>II.2.4 Encoding &amp; Normalizing</w:t>
          </w:r>
          <w:ins w:author="Gastbenutzer" w:date="2023-10-21T20:54:00Z" w:id="53">
            <w:r w:rsidR="2C8717FB">
              <w:tab/>
            </w:r>
          </w:ins>
          <w:r w:rsidR="2C8717FB">
            <w:fldChar w:fldCharType="begin"/>
          </w:r>
          <w:r w:rsidR="2C8717FB">
            <w:instrText>PAGEREF _Toc1020657405 \h</w:instrText>
          </w:r>
          <w:r w:rsidR="2C8717FB">
            <w:fldChar w:fldCharType="separate"/>
          </w:r>
          <w:r w:rsidRPr="2C8717FB" w:rsidR="2C8717FB">
            <w:rPr>
              <w:rStyle w:val="Hyperlink"/>
            </w:rPr>
            <w:t>20</w:t>
          </w:r>
          <w:r w:rsidR="2C8717FB">
            <w:fldChar w:fldCharType="end"/>
          </w:r>
          <w:r>
            <w:fldChar w:fldCharType="end"/>
          </w:r>
        </w:p>
        <w:p w:rsidR="2C8717FB" w:rsidRDefault="0013691C" w14:paraId="39992D6E" w14:textId="488D18BC">
          <w:pPr>
            <w:pStyle w:val="TOC3"/>
            <w:tabs>
              <w:tab w:val="right" w:leader="dot" w:pos="8295"/>
            </w:tabs>
            <w:rPr>
              <w:rStyle w:val="Hyperlink"/>
            </w:rPr>
            <w:pPrChange w:author="Gastbenutzer" w:date="2023-10-21T20:54:00Z" w:id="54">
              <w:pPr/>
            </w:pPrChange>
          </w:pPr>
          <w:r>
            <w:fldChar w:fldCharType="begin"/>
          </w:r>
          <w:r>
            <w:instrText>HYPERLINK \l "_Toc466176208" \h</w:instrText>
          </w:r>
          <w:r>
            <w:fldChar w:fldCharType="separate"/>
          </w:r>
          <w:r w:rsidRPr="2C8717FB" w:rsidR="2C8717FB">
            <w:rPr>
              <w:rStyle w:val="Hyperlink"/>
            </w:rPr>
            <w:t>Encoding</w:t>
          </w:r>
          <w:ins w:author="Gastbenutzer" w:date="2023-10-21T20:54:00Z" w:id="55">
            <w:r w:rsidR="2C8717FB">
              <w:tab/>
            </w:r>
          </w:ins>
          <w:r w:rsidR="2C8717FB">
            <w:fldChar w:fldCharType="begin"/>
          </w:r>
          <w:r w:rsidR="2C8717FB">
            <w:instrText>PAGEREF _Toc466176208 \h</w:instrText>
          </w:r>
          <w:r w:rsidR="2C8717FB">
            <w:fldChar w:fldCharType="separate"/>
          </w:r>
          <w:r w:rsidRPr="2C8717FB" w:rsidR="2C8717FB">
            <w:rPr>
              <w:rStyle w:val="Hyperlink"/>
            </w:rPr>
            <w:t>20</w:t>
          </w:r>
          <w:r w:rsidR="2C8717FB">
            <w:fldChar w:fldCharType="end"/>
          </w:r>
          <w:r>
            <w:fldChar w:fldCharType="end"/>
          </w:r>
        </w:p>
        <w:p w:rsidR="2C8717FB" w:rsidRDefault="0013691C" w14:paraId="457114B1" w14:textId="3FB93FFD">
          <w:pPr>
            <w:pStyle w:val="TOC3"/>
            <w:tabs>
              <w:tab w:val="right" w:leader="dot" w:pos="8295"/>
            </w:tabs>
            <w:rPr>
              <w:rStyle w:val="Hyperlink"/>
            </w:rPr>
            <w:pPrChange w:author="Gastbenutzer" w:date="2023-10-21T20:54:00Z" w:id="56">
              <w:pPr/>
            </w:pPrChange>
          </w:pPr>
          <w:r>
            <w:fldChar w:fldCharType="begin"/>
          </w:r>
          <w:r>
            <w:instrText>HYPERLINK \l "_Toc1010412566" \h</w:instrText>
          </w:r>
          <w:r>
            <w:fldChar w:fldCharType="separate"/>
          </w:r>
          <w:r w:rsidRPr="2C8717FB" w:rsidR="2C8717FB">
            <w:rPr>
              <w:rStyle w:val="Hyperlink"/>
            </w:rPr>
            <w:t>Scaling</w:t>
          </w:r>
          <w:ins w:author="Gastbenutzer" w:date="2023-10-21T20:54:00Z" w:id="57">
            <w:r w:rsidR="2C8717FB">
              <w:tab/>
            </w:r>
          </w:ins>
          <w:r w:rsidR="2C8717FB">
            <w:fldChar w:fldCharType="begin"/>
          </w:r>
          <w:r w:rsidR="2C8717FB">
            <w:instrText>PAGEREF _Toc1010412566 \h</w:instrText>
          </w:r>
          <w:r w:rsidR="2C8717FB">
            <w:fldChar w:fldCharType="separate"/>
          </w:r>
          <w:r w:rsidRPr="2C8717FB" w:rsidR="2C8717FB">
            <w:rPr>
              <w:rStyle w:val="Hyperlink"/>
            </w:rPr>
            <w:t>21</w:t>
          </w:r>
          <w:r w:rsidR="2C8717FB">
            <w:fldChar w:fldCharType="end"/>
          </w:r>
          <w:r>
            <w:fldChar w:fldCharType="end"/>
          </w:r>
        </w:p>
        <w:p w:rsidR="2C8717FB" w:rsidRDefault="0013691C" w14:paraId="6A1A4194" w14:textId="71154E75">
          <w:pPr>
            <w:pStyle w:val="TOC2"/>
            <w:tabs>
              <w:tab w:val="right" w:leader="dot" w:pos="8295"/>
            </w:tabs>
            <w:rPr>
              <w:rStyle w:val="Hyperlink"/>
            </w:rPr>
            <w:pPrChange w:author="Gastbenutzer" w:date="2023-10-21T20:54:00Z" w:id="58">
              <w:pPr/>
            </w:pPrChange>
          </w:pPr>
          <w:r>
            <w:fldChar w:fldCharType="begin"/>
          </w:r>
          <w:r>
            <w:instrText>HYPERLINK \l "_Toc1168398853" \h</w:instrText>
          </w:r>
          <w:r>
            <w:fldChar w:fldCharType="separate"/>
          </w:r>
          <w:r w:rsidRPr="2C8717FB" w:rsidR="2C8717FB">
            <w:rPr>
              <w:rStyle w:val="Hyperlink"/>
            </w:rPr>
            <w:t>II.2.5 Final preprocessing parameters</w:t>
          </w:r>
          <w:ins w:author="Gastbenutzer" w:date="2023-10-21T20:54:00Z" w:id="59">
            <w:r w:rsidR="2C8717FB">
              <w:tab/>
            </w:r>
          </w:ins>
          <w:r w:rsidR="2C8717FB">
            <w:fldChar w:fldCharType="begin"/>
          </w:r>
          <w:r w:rsidR="2C8717FB">
            <w:instrText>PAGEREF _Toc1168398853 \h</w:instrText>
          </w:r>
          <w:r w:rsidR="2C8717FB">
            <w:fldChar w:fldCharType="separate"/>
          </w:r>
          <w:r w:rsidRPr="2C8717FB" w:rsidR="2C8717FB">
            <w:rPr>
              <w:rStyle w:val="Hyperlink"/>
            </w:rPr>
            <w:t>21</w:t>
          </w:r>
          <w:r w:rsidR="2C8717FB">
            <w:fldChar w:fldCharType="end"/>
          </w:r>
          <w:r>
            <w:fldChar w:fldCharType="end"/>
          </w:r>
        </w:p>
        <w:p w:rsidR="2C8717FB" w:rsidRDefault="0013691C" w14:paraId="2FB9B885" w14:textId="31F2802A">
          <w:pPr>
            <w:pStyle w:val="TOC1"/>
            <w:tabs>
              <w:tab w:val="left" w:pos="435"/>
              <w:tab w:val="right" w:leader="dot" w:pos="8295"/>
            </w:tabs>
            <w:rPr>
              <w:rStyle w:val="Hyperlink"/>
            </w:rPr>
            <w:pPrChange w:author="Gastbenutzer" w:date="2023-10-21T20:54:00Z" w:id="60">
              <w:pPr/>
            </w:pPrChange>
          </w:pPr>
          <w:r>
            <w:fldChar w:fldCharType="begin"/>
          </w:r>
          <w:r>
            <w:instrText>HYPERLINK \l "_Toc1615753133" \h</w:instrText>
          </w:r>
          <w:r>
            <w:fldChar w:fldCharType="separate"/>
          </w:r>
          <w:r w:rsidRPr="2C8717FB" w:rsidR="2C8717FB">
            <w:rPr>
              <w:rStyle w:val="Hyperlink"/>
            </w:rPr>
            <w:t>III.</w:t>
          </w:r>
          <w:ins w:author="Gastbenutzer" w:date="2023-10-21T20:54:00Z" w:id="61">
            <w:r w:rsidR="2C8717FB">
              <w:tab/>
            </w:r>
          </w:ins>
          <w:r w:rsidRPr="2C8717FB" w:rsidR="2C8717FB">
            <w:rPr>
              <w:rStyle w:val="Hyperlink"/>
            </w:rPr>
            <w:t>Modelling</w:t>
          </w:r>
          <w:ins w:author="Gastbenutzer" w:date="2023-10-21T20:54:00Z" w:id="62">
            <w:r w:rsidR="2C8717FB">
              <w:tab/>
            </w:r>
          </w:ins>
          <w:r w:rsidR="2C8717FB">
            <w:fldChar w:fldCharType="begin"/>
          </w:r>
          <w:r w:rsidR="2C8717FB">
            <w:instrText>PAGEREF _Toc1615753133 \h</w:instrText>
          </w:r>
          <w:r w:rsidR="2C8717FB">
            <w:fldChar w:fldCharType="separate"/>
          </w:r>
          <w:r w:rsidRPr="2C8717FB" w:rsidR="2C8717FB">
            <w:rPr>
              <w:rStyle w:val="Hyperlink"/>
            </w:rPr>
            <w:t>22</w:t>
          </w:r>
          <w:r w:rsidR="2C8717FB">
            <w:fldChar w:fldCharType="end"/>
          </w:r>
          <w:r>
            <w:fldChar w:fldCharType="end"/>
          </w:r>
        </w:p>
        <w:p w:rsidR="2C8717FB" w:rsidRDefault="0013691C" w14:paraId="5FDE1315" w14:textId="07F14833">
          <w:pPr>
            <w:pStyle w:val="TOC1"/>
            <w:tabs>
              <w:tab w:val="right" w:leader="dot" w:pos="8295"/>
            </w:tabs>
            <w:rPr>
              <w:rStyle w:val="Hyperlink"/>
            </w:rPr>
            <w:pPrChange w:author="Gastbenutzer" w:date="2023-10-21T20:54:00Z" w:id="63">
              <w:pPr/>
            </w:pPrChange>
          </w:pPr>
          <w:r>
            <w:fldChar w:fldCharType="begin"/>
          </w:r>
          <w:r>
            <w:instrText>HYPERLINK \l "_Toc780445007" \h</w:instrText>
          </w:r>
          <w:r>
            <w:fldChar w:fldCharType="separate"/>
          </w:r>
          <w:r w:rsidRPr="2C8717FB" w:rsidR="2C8717FB">
            <w:rPr>
              <w:rStyle w:val="Hyperlink"/>
            </w:rPr>
            <w:t>III.2 Churn Prediction modelling</w:t>
          </w:r>
          <w:ins w:author="Gastbenutzer" w:date="2023-10-21T20:54:00Z" w:id="64">
            <w:r w:rsidR="2C8717FB">
              <w:tab/>
            </w:r>
          </w:ins>
          <w:r w:rsidR="2C8717FB">
            <w:fldChar w:fldCharType="begin"/>
          </w:r>
          <w:r w:rsidR="2C8717FB">
            <w:instrText>PAGEREF _Toc780445007 \h</w:instrText>
          </w:r>
          <w:r w:rsidR="2C8717FB">
            <w:fldChar w:fldCharType="separate"/>
          </w:r>
          <w:r w:rsidRPr="2C8717FB" w:rsidR="2C8717FB">
            <w:rPr>
              <w:rStyle w:val="Hyperlink"/>
            </w:rPr>
            <w:t>23</w:t>
          </w:r>
          <w:r w:rsidR="2C8717FB">
            <w:fldChar w:fldCharType="end"/>
          </w:r>
          <w:r>
            <w:fldChar w:fldCharType="end"/>
          </w:r>
        </w:p>
        <w:p w:rsidR="2C8717FB" w:rsidRDefault="0013691C" w14:paraId="340FFBDA" w14:textId="1F995D3A">
          <w:pPr>
            <w:pStyle w:val="TOC2"/>
            <w:tabs>
              <w:tab w:val="right" w:leader="dot" w:pos="8295"/>
            </w:tabs>
            <w:rPr>
              <w:rStyle w:val="Hyperlink"/>
            </w:rPr>
            <w:pPrChange w:author="Gastbenutzer" w:date="2023-10-21T20:54:00Z" w:id="65">
              <w:pPr/>
            </w:pPrChange>
          </w:pPr>
          <w:r>
            <w:fldChar w:fldCharType="begin"/>
          </w:r>
          <w:r>
            <w:instrText>HYPERLINK \l "_Toc1337747173" \h</w:instrText>
          </w:r>
          <w:r>
            <w:fldChar w:fldCharType="separate"/>
          </w:r>
          <w:r w:rsidRPr="2C8717FB" w:rsidR="2C8717FB">
            <w:rPr>
              <w:rStyle w:val="Hyperlink"/>
            </w:rPr>
            <w:t>III.2.1 Classification of the problem</w:t>
          </w:r>
          <w:ins w:author="Gastbenutzer" w:date="2023-10-21T20:54:00Z" w:id="66">
            <w:r w:rsidR="2C8717FB">
              <w:tab/>
            </w:r>
          </w:ins>
          <w:r w:rsidR="2C8717FB">
            <w:fldChar w:fldCharType="begin"/>
          </w:r>
          <w:r w:rsidR="2C8717FB">
            <w:instrText>PAGEREF _Toc1337747173 \h</w:instrText>
          </w:r>
          <w:r w:rsidR="2C8717FB">
            <w:fldChar w:fldCharType="separate"/>
          </w:r>
          <w:r w:rsidRPr="2C8717FB" w:rsidR="2C8717FB">
            <w:rPr>
              <w:rStyle w:val="Hyperlink"/>
            </w:rPr>
            <w:t>23</w:t>
          </w:r>
          <w:r w:rsidR="2C8717FB">
            <w:fldChar w:fldCharType="end"/>
          </w:r>
          <w:r>
            <w:fldChar w:fldCharType="end"/>
          </w:r>
        </w:p>
        <w:p w:rsidR="2C8717FB" w:rsidRDefault="0013691C" w14:paraId="59008FB5" w14:textId="6AB69C3D">
          <w:pPr>
            <w:pStyle w:val="TOC2"/>
            <w:tabs>
              <w:tab w:val="right" w:leader="dot" w:pos="8295"/>
            </w:tabs>
            <w:rPr>
              <w:rStyle w:val="Hyperlink"/>
            </w:rPr>
            <w:pPrChange w:author="Gastbenutzer" w:date="2023-10-21T20:54:00Z" w:id="67">
              <w:pPr/>
            </w:pPrChange>
          </w:pPr>
          <w:r>
            <w:fldChar w:fldCharType="begin"/>
          </w:r>
          <w:r>
            <w:instrText>HYPERLINK \l "_Toc698514707" \h</w:instrText>
          </w:r>
          <w:r>
            <w:fldChar w:fldCharType="separate"/>
          </w:r>
          <w:r w:rsidRPr="2C8717FB" w:rsidR="2C8717FB">
            <w:rPr>
              <w:rStyle w:val="Hyperlink"/>
            </w:rPr>
            <w:t>Model choice and optimization</w:t>
          </w:r>
          <w:ins w:author="Gastbenutzer" w:date="2023-10-21T20:54:00Z" w:id="68">
            <w:r w:rsidR="2C8717FB">
              <w:tab/>
            </w:r>
          </w:ins>
          <w:r w:rsidR="2C8717FB">
            <w:fldChar w:fldCharType="begin"/>
          </w:r>
          <w:r w:rsidR="2C8717FB">
            <w:instrText>PAGEREF _Toc698514707 \h</w:instrText>
          </w:r>
          <w:r w:rsidR="2C8717FB">
            <w:fldChar w:fldCharType="separate"/>
          </w:r>
          <w:r w:rsidRPr="2C8717FB" w:rsidR="2C8717FB">
            <w:rPr>
              <w:rStyle w:val="Hyperlink"/>
            </w:rPr>
            <w:t>23</w:t>
          </w:r>
          <w:r w:rsidR="2C8717FB">
            <w:fldChar w:fldCharType="end"/>
          </w:r>
          <w:r>
            <w:fldChar w:fldCharType="end"/>
          </w:r>
        </w:p>
        <w:p w:rsidR="2C8717FB" w:rsidRDefault="0013691C" w14:paraId="0DC43333" w14:textId="24AF0845">
          <w:pPr>
            <w:pStyle w:val="TOC2"/>
            <w:tabs>
              <w:tab w:val="right" w:leader="dot" w:pos="8295"/>
            </w:tabs>
            <w:rPr>
              <w:rStyle w:val="Hyperlink"/>
            </w:rPr>
            <w:pPrChange w:author="Gastbenutzer" w:date="2023-10-21T20:54:00Z" w:id="69">
              <w:pPr/>
            </w:pPrChange>
          </w:pPr>
          <w:r>
            <w:fldChar w:fldCharType="begin"/>
          </w:r>
          <w:r>
            <w:instrText>HYPERLINK \l "_Toc1280459134" \h</w:instrText>
          </w:r>
          <w:r>
            <w:fldChar w:fldCharType="separate"/>
          </w:r>
          <w:r w:rsidRPr="2C8717FB" w:rsidR="2C8717FB">
            <w:rPr>
              <w:rStyle w:val="Hyperlink"/>
            </w:rPr>
            <w:t>Interpretation of results</w:t>
          </w:r>
          <w:ins w:author="Gastbenutzer" w:date="2023-10-21T20:54:00Z" w:id="70">
            <w:r w:rsidR="2C8717FB">
              <w:tab/>
            </w:r>
          </w:ins>
          <w:r w:rsidR="2C8717FB">
            <w:fldChar w:fldCharType="begin"/>
          </w:r>
          <w:r w:rsidR="2C8717FB">
            <w:instrText>PAGEREF _Toc1280459134 \h</w:instrText>
          </w:r>
          <w:r w:rsidR="2C8717FB">
            <w:fldChar w:fldCharType="separate"/>
          </w:r>
          <w:r w:rsidRPr="2C8717FB" w:rsidR="2C8717FB">
            <w:rPr>
              <w:rStyle w:val="Hyperlink"/>
            </w:rPr>
            <w:t>24</w:t>
          </w:r>
          <w:r w:rsidR="2C8717FB">
            <w:fldChar w:fldCharType="end"/>
          </w:r>
          <w:r>
            <w:fldChar w:fldCharType="end"/>
          </w:r>
        </w:p>
        <w:p w:rsidR="2C8717FB" w:rsidRDefault="0013691C" w14:paraId="5868D3F0" w14:textId="6FF066BF">
          <w:pPr>
            <w:pStyle w:val="TOC1"/>
            <w:tabs>
              <w:tab w:val="left" w:pos="435"/>
              <w:tab w:val="right" w:leader="dot" w:pos="8295"/>
            </w:tabs>
            <w:rPr>
              <w:rStyle w:val="Hyperlink"/>
            </w:rPr>
            <w:pPrChange w:author="Gastbenutzer" w:date="2023-10-21T20:54:00Z" w:id="71">
              <w:pPr/>
            </w:pPrChange>
          </w:pPr>
          <w:r>
            <w:fldChar w:fldCharType="begin"/>
          </w:r>
          <w:r>
            <w:instrText>HYPERLINK \l "_Toc2028506451" \h</w:instrText>
          </w:r>
          <w:r>
            <w:fldChar w:fldCharType="separate"/>
          </w:r>
          <w:r w:rsidRPr="2C8717FB" w:rsidR="2C8717FB">
            <w:rPr>
              <w:rStyle w:val="Hyperlink"/>
            </w:rPr>
            <w:t>IV.</w:t>
          </w:r>
          <w:ins w:author="Gastbenutzer" w:date="2023-10-21T20:54:00Z" w:id="72">
            <w:r w:rsidR="2C8717FB">
              <w:tab/>
            </w:r>
          </w:ins>
          <w:r w:rsidRPr="2C8717FB" w:rsidR="2C8717FB">
            <w:rPr>
              <w:rStyle w:val="Hyperlink"/>
            </w:rPr>
            <w:t>Conclusions</w:t>
          </w:r>
          <w:ins w:author="Gastbenutzer" w:date="2023-10-21T20:54:00Z" w:id="73">
            <w:r w:rsidR="2C8717FB">
              <w:tab/>
            </w:r>
          </w:ins>
          <w:r w:rsidR="2C8717FB">
            <w:fldChar w:fldCharType="begin"/>
          </w:r>
          <w:r w:rsidR="2C8717FB">
            <w:instrText>PAGEREF _Toc2028506451 \h</w:instrText>
          </w:r>
          <w:r w:rsidR="2C8717FB">
            <w:fldChar w:fldCharType="separate"/>
          </w:r>
          <w:r w:rsidRPr="2C8717FB" w:rsidR="2C8717FB">
            <w:rPr>
              <w:rStyle w:val="Hyperlink"/>
            </w:rPr>
            <w:t>24</w:t>
          </w:r>
          <w:r w:rsidR="2C8717FB">
            <w:fldChar w:fldCharType="end"/>
          </w:r>
          <w:r>
            <w:fldChar w:fldCharType="end"/>
          </w:r>
        </w:p>
        <w:p w:rsidR="2C8717FB" w:rsidRDefault="0013691C" w14:paraId="49A4EF80" w14:textId="760078DE">
          <w:pPr>
            <w:pStyle w:val="TOC2"/>
            <w:tabs>
              <w:tab w:val="right" w:leader="dot" w:pos="8295"/>
            </w:tabs>
            <w:rPr>
              <w:rStyle w:val="Hyperlink"/>
            </w:rPr>
            <w:pPrChange w:author="Gastbenutzer" w:date="2023-10-21T20:54:00Z" w:id="74">
              <w:pPr/>
            </w:pPrChange>
          </w:pPr>
          <w:r>
            <w:fldChar w:fldCharType="begin"/>
          </w:r>
          <w:r>
            <w:instrText>HYPERLINK \l "_Toc1739943598" \h</w:instrText>
          </w:r>
          <w:r>
            <w:fldChar w:fldCharType="separate"/>
          </w:r>
          <w:r w:rsidRPr="2C8717FB" w:rsidR="2C8717FB">
            <w:rPr>
              <w:rStyle w:val="Hyperlink"/>
            </w:rPr>
            <w:t>challenges</w:t>
          </w:r>
          <w:ins w:author="Gastbenutzer" w:date="2023-10-21T20:54:00Z" w:id="75">
            <w:r w:rsidR="2C8717FB">
              <w:tab/>
            </w:r>
          </w:ins>
          <w:r w:rsidR="2C8717FB">
            <w:fldChar w:fldCharType="begin"/>
          </w:r>
          <w:r w:rsidR="2C8717FB">
            <w:instrText>PAGEREF _Toc1739943598 \h</w:instrText>
          </w:r>
          <w:r w:rsidR="2C8717FB">
            <w:fldChar w:fldCharType="separate"/>
          </w:r>
          <w:r w:rsidRPr="2C8717FB" w:rsidR="2C8717FB">
            <w:rPr>
              <w:rStyle w:val="Hyperlink"/>
            </w:rPr>
            <w:t>25</w:t>
          </w:r>
          <w:r w:rsidR="2C8717FB">
            <w:fldChar w:fldCharType="end"/>
          </w:r>
          <w:r>
            <w:fldChar w:fldCharType="end"/>
          </w:r>
        </w:p>
        <w:p w:rsidR="2C8717FB" w:rsidRDefault="0013691C" w14:paraId="75BB9373" w14:textId="517D558A">
          <w:pPr>
            <w:pStyle w:val="TOC2"/>
            <w:tabs>
              <w:tab w:val="right" w:leader="dot" w:pos="8295"/>
            </w:tabs>
            <w:rPr>
              <w:rStyle w:val="Hyperlink"/>
            </w:rPr>
            <w:pPrChange w:author="Gastbenutzer" w:date="2023-10-21T20:54:00Z" w:id="76">
              <w:pPr/>
            </w:pPrChange>
          </w:pPr>
          <w:r>
            <w:fldChar w:fldCharType="begin"/>
          </w:r>
          <w:r>
            <w:instrText>HYPERLINK \l "_Toc68488215" \h</w:instrText>
          </w:r>
          <w:r>
            <w:fldChar w:fldCharType="separate"/>
          </w:r>
          <w:r w:rsidRPr="2C8717FB" w:rsidR="2C8717FB">
            <w:rPr>
              <w:rStyle w:val="Hyperlink"/>
            </w:rPr>
            <w:t>Report</w:t>
          </w:r>
          <w:ins w:author="Gastbenutzer" w:date="2023-10-21T20:54:00Z" w:id="77">
            <w:r w:rsidR="2C8717FB">
              <w:tab/>
            </w:r>
          </w:ins>
          <w:r w:rsidR="2C8717FB">
            <w:fldChar w:fldCharType="begin"/>
          </w:r>
          <w:r w:rsidR="2C8717FB">
            <w:instrText>PAGEREF _Toc68488215 \h</w:instrText>
          </w:r>
          <w:r w:rsidR="2C8717FB">
            <w:fldChar w:fldCharType="separate"/>
          </w:r>
          <w:r w:rsidRPr="2C8717FB" w:rsidR="2C8717FB">
            <w:rPr>
              <w:rStyle w:val="Hyperlink"/>
            </w:rPr>
            <w:t>26</w:t>
          </w:r>
          <w:r w:rsidR="2C8717FB">
            <w:fldChar w:fldCharType="end"/>
          </w:r>
          <w:r>
            <w:fldChar w:fldCharType="end"/>
          </w:r>
        </w:p>
        <w:p w:rsidR="2C8717FB" w:rsidRDefault="0013691C" w14:paraId="500D1DDF" w14:textId="075131C7">
          <w:pPr>
            <w:pStyle w:val="TOC2"/>
            <w:tabs>
              <w:tab w:val="right" w:leader="dot" w:pos="8295"/>
            </w:tabs>
            <w:rPr>
              <w:rStyle w:val="Hyperlink"/>
            </w:rPr>
            <w:pPrChange w:author="Gastbenutzer" w:date="2023-10-21T20:54:00Z" w:id="78">
              <w:pPr/>
            </w:pPrChange>
          </w:pPr>
          <w:r>
            <w:fldChar w:fldCharType="begin"/>
          </w:r>
          <w:r>
            <w:instrText>HYPERLINK \l "_Toc2043341338" \h</w:instrText>
          </w:r>
          <w:r>
            <w:fldChar w:fldCharType="separate"/>
          </w:r>
          <w:r w:rsidRPr="2C8717FB" w:rsidR="2C8717FB">
            <w:rPr>
              <w:rStyle w:val="Hyperlink"/>
            </w:rPr>
            <w:t>further steps</w:t>
          </w:r>
          <w:ins w:author="Gastbenutzer" w:date="2023-10-21T20:54:00Z" w:id="79">
            <w:r w:rsidR="2C8717FB">
              <w:tab/>
            </w:r>
          </w:ins>
          <w:r w:rsidR="2C8717FB">
            <w:fldChar w:fldCharType="begin"/>
          </w:r>
          <w:r w:rsidR="2C8717FB">
            <w:instrText>PAGEREF _Toc2043341338 \h</w:instrText>
          </w:r>
          <w:r w:rsidR="2C8717FB">
            <w:fldChar w:fldCharType="separate"/>
          </w:r>
          <w:r w:rsidRPr="2C8717FB" w:rsidR="2C8717FB">
            <w:rPr>
              <w:rStyle w:val="Hyperlink"/>
            </w:rPr>
            <w:t>26</w:t>
          </w:r>
          <w:r w:rsidR="2C8717FB">
            <w:fldChar w:fldCharType="end"/>
          </w:r>
          <w:r>
            <w:fldChar w:fldCharType="end"/>
          </w:r>
        </w:p>
        <w:p w:rsidR="2C8717FB" w:rsidRDefault="0013691C" w14:paraId="4808D72F" w14:textId="639D5F72">
          <w:pPr>
            <w:pStyle w:val="TOC1"/>
            <w:tabs>
              <w:tab w:val="right" w:leader="dot" w:pos="8295"/>
            </w:tabs>
            <w:rPr>
              <w:rStyle w:val="Hyperlink"/>
            </w:rPr>
            <w:pPrChange w:author="Gastbenutzer" w:date="2023-10-21T20:54:00Z" w:id="80">
              <w:pPr/>
            </w:pPrChange>
          </w:pPr>
          <w:r>
            <w:fldChar w:fldCharType="begin"/>
          </w:r>
          <w:r>
            <w:instrText>HYPERLINK \l "_Toc1014307711" \h</w:instrText>
          </w:r>
          <w:r>
            <w:fldChar w:fldCharType="separate"/>
          </w:r>
          <w:r w:rsidRPr="2C8717FB" w:rsidR="2C8717FB">
            <w:rPr>
              <w:rStyle w:val="Hyperlink"/>
            </w:rPr>
            <w:t>Bibliography</w:t>
          </w:r>
          <w:ins w:author="Gastbenutzer" w:date="2023-10-21T20:54:00Z" w:id="81">
            <w:r w:rsidR="2C8717FB">
              <w:tab/>
            </w:r>
          </w:ins>
          <w:r w:rsidR="2C8717FB">
            <w:fldChar w:fldCharType="begin"/>
          </w:r>
          <w:r w:rsidR="2C8717FB">
            <w:instrText>PAGEREF _Toc1014307711 \h</w:instrText>
          </w:r>
          <w:r w:rsidR="2C8717FB">
            <w:fldChar w:fldCharType="separate"/>
          </w:r>
          <w:r w:rsidRPr="2C8717FB" w:rsidR="2C8717FB">
            <w:rPr>
              <w:rStyle w:val="Hyperlink"/>
            </w:rPr>
            <w:t>26</w:t>
          </w:r>
          <w:r w:rsidR="2C8717FB">
            <w:fldChar w:fldCharType="end"/>
          </w:r>
          <w:r>
            <w:fldChar w:fldCharType="end"/>
          </w:r>
        </w:p>
        <w:p w:rsidR="59DC0485" w:rsidRDefault="0013691C" w14:paraId="55F5AB09" w14:textId="25C62AFD">
          <w:pPr>
            <w:pStyle w:val="TOC1"/>
            <w:tabs>
              <w:tab w:val="right" w:leader="dot" w:pos="8295"/>
            </w:tabs>
            <w:rPr>
              <w:rStyle w:val="Hyperlink"/>
            </w:rPr>
            <w:pPrChange w:author="Gastbenutzer" w:date="2023-10-21T20:53:00Z" w:id="82">
              <w:pPr/>
            </w:pPrChange>
          </w:pPr>
          <w:r>
            <w:fldChar w:fldCharType="begin"/>
          </w:r>
          <w:r>
            <w:instrText>HYPERLINK \l "_Toc81469519" \h</w:instrText>
          </w:r>
          <w:r>
            <w:fldChar w:fldCharType="separate"/>
          </w:r>
          <w:r w:rsidRPr="2C8717FB" w:rsidR="2C8717FB">
            <w:rPr>
              <w:rStyle w:val="Hyperlink"/>
            </w:rPr>
            <w:t>Appendices</w:t>
          </w:r>
          <w:ins w:author="Gastbenutzer" w:date="2023-10-21T20:54:00Z" w:id="83">
            <w:r w:rsidR="2C8717FB">
              <w:tab/>
            </w:r>
          </w:ins>
          <w:r w:rsidR="2C8717FB">
            <w:fldChar w:fldCharType="begin"/>
          </w:r>
          <w:r w:rsidR="2C8717FB">
            <w:instrText>PAGEREF _Toc81469519 \h</w:instrText>
          </w:r>
          <w:r w:rsidR="2C8717FB">
            <w:fldChar w:fldCharType="separate"/>
          </w:r>
          <w:r w:rsidRPr="2C8717FB" w:rsidR="2C8717FB">
            <w:rPr>
              <w:rStyle w:val="Hyperlink"/>
            </w:rPr>
            <w:t>27</w:t>
          </w:r>
          <w:r w:rsidR="2C8717FB">
            <w:fldChar w:fldCharType="end"/>
          </w:r>
          <w:r>
            <w:fldChar w:fldCharType="end"/>
          </w:r>
          <w:r w:rsidR="2C8717FB">
            <w:fldChar w:fldCharType="end"/>
          </w:r>
        </w:p>
      </w:sdtContent>
    </w:sdt>
    <w:p w:rsidR="00266D3B" w:rsidRDefault="00266D3B" w14:paraId="5EBDE00B" w14:textId="3537F5A9">
      <w:pPr>
        <w:rPr>
          <w:ins w:author="Jonathan Leipold - BDAE Gruppe" w:date="2023-10-25T19:36:00Z" w:id="84"/>
          <w:lang w:bidi="de-DE"/>
        </w:rPr>
      </w:pPr>
    </w:p>
    <w:p w:rsidRPr="00992CCF" w:rsidR="00C6554A" w:rsidP="00F97EEB" w:rsidRDefault="00034E84" w14:paraId="71BBE74A" w14:textId="77777777">
      <w:pPr>
        <w:pStyle w:val="Heading1"/>
        <w:numPr>
          <w:ilvl w:val="0"/>
          <w:numId w:val="20"/>
        </w:numPr>
        <w:rPr>
          <w:sz w:val="28"/>
          <w:szCs w:val="28"/>
        </w:rPr>
      </w:pPr>
      <w:bookmarkStart w:name="_Toc148803214" w:id="85"/>
      <w:bookmarkStart w:name="_Toc1852101975" w:id="86"/>
      <w:proofErr w:type="spellStart"/>
      <w:r w:rsidRPr="079F9594">
        <w:rPr>
          <w:sz w:val="28"/>
          <w:szCs w:val="28"/>
        </w:rPr>
        <w:t>Introduction</w:t>
      </w:r>
      <w:bookmarkEnd w:id="85"/>
      <w:bookmarkEnd w:id="86"/>
      <w:proofErr w:type="spellEnd"/>
    </w:p>
    <w:p w:rsidR="00265F2A" w:rsidDel="006F6CC4" w:rsidP="00265F2A" w:rsidRDefault="00265F2A" w14:paraId="3E9AB4BF" w14:textId="6A87AA5B"/>
    <w:p w:rsidRPr="003519AA" w:rsidR="00265F2A" w:rsidP="079F9594" w:rsidRDefault="00265F2A" w14:paraId="62205C43" w14:textId="20412A35">
      <w:pPr>
        <w:pStyle w:val="ListBullet"/>
        <w:numPr>
          <w:ilvl w:val="0"/>
          <w:numId w:val="0"/>
        </w:numPr>
        <w:rPr>
          <w:lang w:val="en-GB"/>
        </w:rPr>
      </w:pPr>
      <w:r w:rsidRPr="079F9594">
        <w:rPr>
          <w:rFonts w:asciiTheme="majorHAnsi" w:hAnsiTheme="majorHAnsi" w:eastAsiaTheme="majorEastAsia" w:cstheme="majorBidi"/>
          <w:caps/>
          <w:color w:val="007789" w:themeColor="accent1" w:themeShade="BF"/>
          <w:lang w:val="en-GB"/>
        </w:rPr>
        <w:t xml:space="preserve">About the </w:t>
      </w:r>
      <w:r w:rsidRPr="2EDEF1C5">
        <w:rPr>
          <w:rFonts w:asciiTheme="majorHAnsi" w:hAnsiTheme="majorHAnsi" w:eastAsiaTheme="majorEastAsia" w:cstheme="majorBidi"/>
          <w:caps/>
          <w:color w:val="007789" w:themeColor="accent1" w:themeShade="BF"/>
          <w:lang w:val="en-GB"/>
          <w:rPrChange w:author="Gastbenutzer" w:date="2023-10-21T13:56:00Z" w:id="87">
            <w:rPr>
              <w:szCs w:val="20"/>
              <w:lang w:val="en-GB"/>
            </w:rPr>
          </w:rPrChange>
        </w:rPr>
        <w:t>company and the product</w:t>
      </w:r>
    </w:p>
    <w:p w:rsidRPr="00992CCF" w:rsidR="00265F2A" w:rsidP="0086368F" w:rsidRDefault="00D03A21" w14:paraId="0E805F18" w14:textId="77777777">
      <w:pPr>
        <w:jc w:val="both"/>
        <w:rPr>
          <w:sz w:val="20"/>
          <w:szCs w:val="20"/>
          <w:lang w:val="en-GB"/>
        </w:rPr>
      </w:pPr>
      <w:r>
        <w:fldChar w:fldCharType="begin"/>
      </w:r>
      <w:r w:rsidRPr="00D03A21">
        <w:rPr>
          <w:lang w:val="en-GB"/>
          <w:rPrChange w:author="Jonathan Leipold - BDAE Gruppe" w:date="2023-10-20T01:36:00Z" w:id="88">
            <w:rPr/>
          </w:rPrChange>
        </w:rPr>
        <w:instrText>HYPERLINK "https://www.bdae.com/en/bdae-group/about-bdae-group"</w:instrText>
      </w:r>
      <w:r>
        <w:fldChar w:fldCharType="separate"/>
      </w:r>
      <w:r w:rsidRPr="00992CCF" w:rsidR="00B720EB">
        <w:rPr>
          <w:sz w:val="20"/>
          <w:szCs w:val="20"/>
          <w:lang w:val="en-GB"/>
        </w:rPr>
        <w:t>BDAE</w:t>
      </w:r>
      <w:r>
        <w:rPr>
          <w:sz w:val="20"/>
          <w:szCs w:val="20"/>
          <w:lang w:val="en-GB"/>
        </w:rPr>
        <w:fldChar w:fldCharType="end"/>
      </w:r>
      <w:r w:rsidRPr="00992CCF" w:rsidR="006324E0">
        <w:rPr>
          <w:sz w:val="20"/>
          <w:szCs w:val="20"/>
          <w:lang w:val="en-GB"/>
        </w:rPr>
        <w:t xml:space="preserve"> is a s</w:t>
      </w:r>
      <w:r w:rsidRPr="00992CCF" w:rsidR="00B720EB">
        <w:rPr>
          <w:sz w:val="20"/>
          <w:szCs w:val="20"/>
          <w:lang w:val="en-GB"/>
        </w:rPr>
        <w:t xml:space="preserve">pecialist </w:t>
      </w:r>
      <w:r w:rsidRPr="00992CCF" w:rsidR="00265F2A">
        <w:rPr>
          <w:sz w:val="20"/>
          <w:szCs w:val="20"/>
          <w:lang w:val="en-GB"/>
        </w:rPr>
        <w:t>for</w:t>
      </w:r>
      <w:r w:rsidRPr="00992CCF" w:rsidR="00B720EB">
        <w:rPr>
          <w:sz w:val="20"/>
          <w:szCs w:val="20"/>
          <w:lang w:val="en-GB"/>
        </w:rPr>
        <w:t xml:space="preserve"> international health insurance products</w:t>
      </w:r>
      <w:r w:rsidRPr="00992CCF" w:rsidR="00265F2A">
        <w:rPr>
          <w:sz w:val="20"/>
          <w:szCs w:val="20"/>
          <w:lang w:val="en-GB"/>
        </w:rPr>
        <w:t>. It is an i</w:t>
      </w:r>
      <w:r w:rsidRPr="00992CCF" w:rsidR="00B720EB">
        <w:rPr>
          <w:sz w:val="20"/>
          <w:szCs w:val="20"/>
          <w:lang w:val="en-GB"/>
        </w:rPr>
        <w:t xml:space="preserve">nsurance </w:t>
      </w:r>
      <w:r w:rsidRPr="00992CCF" w:rsidR="00265F2A">
        <w:rPr>
          <w:sz w:val="20"/>
          <w:szCs w:val="20"/>
          <w:lang w:val="en-GB"/>
        </w:rPr>
        <w:t>b</w:t>
      </w:r>
      <w:r w:rsidRPr="00992CCF" w:rsidR="00B720EB">
        <w:rPr>
          <w:sz w:val="20"/>
          <w:szCs w:val="20"/>
          <w:lang w:val="en-GB"/>
        </w:rPr>
        <w:t xml:space="preserve">roker in </w:t>
      </w:r>
      <w:r w:rsidRPr="00992CCF" w:rsidR="00265F2A">
        <w:rPr>
          <w:sz w:val="20"/>
          <w:szCs w:val="20"/>
          <w:lang w:val="en-GB"/>
        </w:rPr>
        <w:t>c</w:t>
      </w:r>
      <w:r w:rsidRPr="00992CCF" w:rsidR="00B720EB">
        <w:rPr>
          <w:sz w:val="20"/>
          <w:szCs w:val="20"/>
          <w:lang w:val="en-GB"/>
        </w:rPr>
        <w:t>o</w:t>
      </w:r>
      <w:r w:rsidRPr="00992CCF" w:rsidR="00265F2A">
        <w:rPr>
          <w:sz w:val="20"/>
          <w:szCs w:val="20"/>
          <w:lang w:val="en-GB"/>
        </w:rPr>
        <w:t>-w</w:t>
      </w:r>
      <w:r w:rsidRPr="00992CCF" w:rsidR="00B720EB">
        <w:rPr>
          <w:sz w:val="20"/>
          <w:szCs w:val="20"/>
          <w:lang w:val="en-GB"/>
        </w:rPr>
        <w:t>ork</w:t>
      </w:r>
      <w:r w:rsidRPr="00992CCF" w:rsidR="00265F2A">
        <w:rPr>
          <w:sz w:val="20"/>
          <w:szCs w:val="20"/>
          <w:lang w:val="en-GB"/>
        </w:rPr>
        <w:t>ing</w:t>
      </w:r>
      <w:r w:rsidRPr="00992CCF" w:rsidR="00B720EB">
        <w:rPr>
          <w:sz w:val="20"/>
          <w:szCs w:val="20"/>
          <w:lang w:val="en-GB"/>
        </w:rPr>
        <w:t xml:space="preserve"> with </w:t>
      </w:r>
      <w:r w:rsidRPr="00992CCF" w:rsidR="00265F2A">
        <w:rPr>
          <w:sz w:val="20"/>
          <w:szCs w:val="20"/>
          <w:lang w:val="en-GB"/>
        </w:rPr>
        <w:t xml:space="preserve">the </w:t>
      </w:r>
      <w:r w:rsidRPr="00992CCF" w:rsidR="00B720EB">
        <w:rPr>
          <w:sz w:val="20"/>
          <w:szCs w:val="20"/>
          <w:lang w:val="en-GB"/>
        </w:rPr>
        <w:t>big health insurance companies</w:t>
      </w:r>
      <w:r w:rsidRPr="00992CCF" w:rsidR="00265F2A">
        <w:rPr>
          <w:sz w:val="20"/>
          <w:szCs w:val="20"/>
          <w:lang w:val="en-GB"/>
        </w:rPr>
        <w:t>. BDAE has its’ o</w:t>
      </w:r>
      <w:r w:rsidRPr="00992CCF" w:rsidR="00B720EB">
        <w:rPr>
          <w:sz w:val="20"/>
          <w:szCs w:val="20"/>
          <w:lang w:val="en-GB"/>
        </w:rPr>
        <w:t>wn sales &amp; product development</w:t>
      </w:r>
      <w:r w:rsidRPr="00992CCF" w:rsidR="00265F2A">
        <w:rPr>
          <w:sz w:val="20"/>
          <w:szCs w:val="20"/>
          <w:lang w:val="en-GB"/>
        </w:rPr>
        <w:t xml:space="preserve"> as well as </w:t>
      </w:r>
      <w:r w:rsidRPr="00992CCF" w:rsidR="00B720EB">
        <w:rPr>
          <w:sz w:val="20"/>
          <w:szCs w:val="20"/>
          <w:lang w:val="en-GB"/>
        </w:rPr>
        <w:t>claims handling service</w:t>
      </w:r>
      <w:r w:rsidRPr="00992CCF" w:rsidR="00265F2A">
        <w:rPr>
          <w:sz w:val="20"/>
          <w:szCs w:val="20"/>
          <w:lang w:val="en-GB"/>
        </w:rPr>
        <w:t>. Main target group are expatriates with the longer international assignments (from at least 1 year).</w:t>
      </w:r>
    </w:p>
    <w:p w:rsidRPr="00992CCF" w:rsidR="008379B6" w:rsidP="0086368F" w:rsidRDefault="002D65B2" w14:paraId="5DA9891F" w14:textId="2049062C">
      <w:pPr>
        <w:jc w:val="both"/>
        <w:rPr>
          <w:sz w:val="20"/>
          <w:szCs w:val="20"/>
          <w:lang w:val="en-GB"/>
        </w:rPr>
      </w:pPr>
      <w:r w:rsidRPr="079F9594">
        <w:rPr>
          <w:sz w:val="20"/>
          <w:szCs w:val="20"/>
          <w:lang w:val="en-GB"/>
        </w:rPr>
        <w:t xml:space="preserve">The </w:t>
      </w:r>
      <w:r w:rsidRPr="079F9594" w:rsidR="079F9594">
        <w:rPr>
          <w:sz w:val="20"/>
          <w:szCs w:val="20"/>
          <w:lang w:val="en-GB"/>
        </w:rPr>
        <w:t>company</w:t>
      </w:r>
      <w:r w:rsidRPr="079F9594" w:rsidR="0086368F">
        <w:rPr>
          <w:sz w:val="20"/>
          <w:szCs w:val="20"/>
          <w:lang w:val="en-GB"/>
        </w:rPr>
        <w:t xml:space="preserve"> offers own health insurance products. There are several products depending on</w:t>
      </w:r>
      <w:r w:rsidRPr="079F9594" w:rsidR="005D06A9">
        <w:rPr>
          <w:sz w:val="20"/>
          <w:szCs w:val="20"/>
          <w:lang w:val="en-GB"/>
        </w:rPr>
        <w:t xml:space="preserve"> multiple factors like the insurance time period, home country and</w:t>
      </w:r>
      <w:r w:rsidRPr="079F9594" w:rsidR="0086368F">
        <w:rPr>
          <w:sz w:val="20"/>
          <w:szCs w:val="20"/>
          <w:lang w:val="en-GB"/>
        </w:rPr>
        <w:t xml:space="preserve"> the area where the insured country of stay is situated. For this project </w:t>
      </w:r>
      <w:r w:rsidRPr="079F9594" w:rsidR="64551720">
        <w:rPr>
          <w:sz w:val="20"/>
          <w:szCs w:val="20"/>
          <w:lang w:val="en-GB"/>
        </w:rPr>
        <w:t xml:space="preserve">it was </w:t>
      </w:r>
      <w:r w:rsidRPr="079F9594" w:rsidR="005D06A9">
        <w:rPr>
          <w:sz w:val="20"/>
          <w:szCs w:val="20"/>
          <w:lang w:val="en-GB"/>
        </w:rPr>
        <w:t xml:space="preserve">initially decided on </w:t>
      </w:r>
      <w:r w:rsidRPr="079F9594" w:rsidR="470E61D5">
        <w:rPr>
          <w:sz w:val="20"/>
          <w:szCs w:val="20"/>
          <w:lang w:val="en-GB"/>
        </w:rPr>
        <w:t xml:space="preserve">considering </w:t>
      </w:r>
      <w:r w:rsidRPr="079F9594" w:rsidR="5D64071A">
        <w:rPr>
          <w:sz w:val="20"/>
          <w:szCs w:val="20"/>
          <w:lang w:val="en-GB"/>
        </w:rPr>
        <w:t>only one</w:t>
      </w:r>
      <w:r w:rsidRPr="079F9594" w:rsidR="0086368F">
        <w:rPr>
          <w:sz w:val="20"/>
          <w:szCs w:val="20"/>
          <w:lang w:val="en-GB"/>
        </w:rPr>
        <w:t xml:space="preserve"> product (insurance type) to reduce the complexity. The product price is a premium amount which is paid by a client on a monthly, quarterly or a yearly basis. </w:t>
      </w:r>
    </w:p>
    <w:p w:rsidRPr="00992CCF" w:rsidR="0086368F" w:rsidP="0086368F" w:rsidRDefault="71B6AFAE" w14:paraId="64D3C73B" w14:textId="3DAEBFEE">
      <w:pPr>
        <w:pStyle w:val="Heading2"/>
        <w:rPr>
          <w:sz w:val="22"/>
          <w:lang w:val="en-GB"/>
        </w:rPr>
      </w:pPr>
      <w:bookmarkStart w:name="_Toc148803215" w:id="89"/>
      <w:bookmarkStart w:name="_Toc1977901508" w:id="90"/>
      <w:ins w:author="Gastbenutzer" w:date="2023-10-21T20:54:00Z" w:id="91">
        <w:r w:rsidRPr="71B6AFAE">
          <w:rPr>
            <w:sz w:val="22"/>
            <w:lang w:val="en-GB"/>
          </w:rPr>
          <w:t>B</w:t>
        </w:r>
      </w:ins>
      <w:del w:author="Gastbenutzer" w:date="2023-10-21T20:54:00Z" w:id="92">
        <w:r w:rsidRPr="079F9594" w:rsidR="0086368F">
          <w:rPr>
            <w:sz w:val="22"/>
            <w:lang w:val="en-GB"/>
          </w:rPr>
          <w:delText>b</w:delText>
        </w:r>
      </w:del>
      <w:r w:rsidRPr="079F9594" w:rsidR="0086368F">
        <w:rPr>
          <w:sz w:val="22"/>
          <w:lang w:val="en-GB"/>
        </w:rPr>
        <w:t>ackground</w:t>
      </w:r>
      <w:bookmarkEnd w:id="89"/>
      <w:bookmarkEnd w:id="90"/>
    </w:p>
    <w:p w:rsidRPr="00992CCF" w:rsidR="0082652F" w:rsidP="0082652F" w:rsidRDefault="0082652F" w14:paraId="2B8F14DA" w14:textId="2D70312F">
      <w:pPr>
        <w:jc w:val="both"/>
        <w:rPr>
          <w:sz w:val="20"/>
          <w:szCs w:val="20"/>
          <w:lang w:val="en-GB"/>
        </w:rPr>
      </w:pPr>
      <w:r w:rsidRPr="079F9594">
        <w:rPr>
          <w:sz w:val="20"/>
          <w:szCs w:val="20"/>
          <w:lang w:val="en-GB"/>
        </w:rPr>
        <w:t xml:space="preserve">The sales forecast </w:t>
      </w:r>
      <w:r w:rsidRPr="079F9594" w:rsidR="005D06A9">
        <w:rPr>
          <w:sz w:val="20"/>
          <w:szCs w:val="20"/>
          <w:lang w:val="en-GB"/>
        </w:rPr>
        <w:t xml:space="preserve">is </w:t>
      </w:r>
      <w:r w:rsidRPr="079F9594">
        <w:rPr>
          <w:sz w:val="20"/>
          <w:szCs w:val="20"/>
          <w:lang w:val="en-GB"/>
        </w:rPr>
        <w:t>inevitable for the company. Based on it BDAE takes decisions on new products development and clients’ acquisition to ensure a continuous growth and avoid existential threat.</w:t>
      </w:r>
      <w:r w:rsidRPr="079F9594" w:rsidR="00382337">
        <w:rPr>
          <w:sz w:val="20"/>
          <w:szCs w:val="20"/>
          <w:lang w:val="en-GB"/>
        </w:rPr>
        <w:t xml:space="preserve"> Quick access to forecast by product allows quick decision-making and resources optimization which in turn reduce costs and increase overall profit.</w:t>
      </w:r>
      <w:r w:rsidRPr="079F9594" w:rsidR="005D06A9">
        <w:rPr>
          <w:sz w:val="20"/>
          <w:szCs w:val="20"/>
          <w:lang w:val="en-GB"/>
        </w:rPr>
        <w:t xml:space="preserve"> Churn predictions are not made yet</w:t>
      </w:r>
      <w:r w:rsidRPr="079F9594" w:rsidR="00382337">
        <w:rPr>
          <w:sz w:val="20"/>
          <w:szCs w:val="20"/>
          <w:lang w:val="en-GB"/>
        </w:rPr>
        <w:t xml:space="preserve"> </w:t>
      </w:r>
      <w:r w:rsidRPr="079F9594" w:rsidR="00627FC9">
        <w:rPr>
          <w:sz w:val="20"/>
          <w:szCs w:val="20"/>
          <w:lang w:val="en-GB"/>
        </w:rPr>
        <w:t>and</w:t>
      </w:r>
      <w:r w:rsidRPr="079F9594" w:rsidR="00444281">
        <w:rPr>
          <w:sz w:val="20"/>
          <w:szCs w:val="20"/>
          <w:lang w:val="en-GB"/>
        </w:rPr>
        <w:t xml:space="preserve"> would be a </w:t>
      </w:r>
      <w:r w:rsidRPr="079F9594" w:rsidR="004E3D42">
        <w:rPr>
          <w:sz w:val="20"/>
          <w:szCs w:val="20"/>
          <w:lang w:val="en-GB"/>
        </w:rPr>
        <w:t xml:space="preserve">novelty </w:t>
      </w:r>
      <w:r w:rsidRPr="079F9594" w:rsidR="00444281">
        <w:rPr>
          <w:sz w:val="20"/>
          <w:szCs w:val="20"/>
          <w:lang w:val="en-GB"/>
        </w:rPr>
        <w:t>in the compan</w:t>
      </w:r>
      <w:r w:rsidRPr="079F9594" w:rsidR="002979DF">
        <w:rPr>
          <w:sz w:val="20"/>
          <w:szCs w:val="20"/>
          <w:lang w:val="en-GB"/>
        </w:rPr>
        <w:t>y’s</w:t>
      </w:r>
      <w:r w:rsidRPr="079F9594" w:rsidR="00444281">
        <w:rPr>
          <w:sz w:val="20"/>
          <w:szCs w:val="20"/>
          <w:lang w:val="en-GB"/>
        </w:rPr>
        <w:t xml:space="preserve"> data analysis.</w:t>
      </w:r>
      <w:r w:rsidRPr="079F9594" w:rsidR="004E7BD3">
        <w:rPr>
          <w:sz w:val="20"/>
          <w:szCs w:val="20"/>
          <w:lang w:val="en-GB"/>
        </w:rPr>
        <w:t xml:space="preserve"> In general</w:t>
      </w:r>
      <w:r w:rsidRPr="079F9594" w:rsidR="079F9594">
        <w:rPr>
          <w:sz w:val="20"/>
          <w:szCs w:val="20"/>
          <w:lang w:val="en-GB"/>
        </w:rPr>
        <w:t>,</w:t>
      </w:r>
      <w:r w:rsidRPr="079F9594" w:rsidR="004E7BD3">
        <w:rPr>
          <w:sz w:val="20"/>
          <w:szCs w:val="20"/>
          <w:lang w:val="en-GB"/>
        </w:rPr>
        <w:t xml:space="preserve"> there </w:t>
      </w:r>
      <w:r w:rsidRPr="079F9594" w:rsidR="007A178A">
        <w:rPr>
          <w:sz w:val="20"/>
          <w:szCs w:val="20"/>
          <w:lang w:val="en-GB"/>
        </w:rPr>
        <w:t>is no implementation of python or ML models yet in the business.</w:t>
      </w:r>
      <w:r w:rsidRPr="079F9594" w:rsidDel="00444281" w:rsidR="00382337">
        <w:rPr>
          <w:sz w:val="20"/>
          <w:szCs w:val="20"/>
          <w:lang w:val="en-GB"/>
        </w:rPr>
        <w:t xml:space="preserve"> </w:t>
      </w:r>
      <w:r w:rsidRPr="079F9594">
        <w:rPr>
          <w:sz w:val="20"/>
          <w:szCs w:val="20"/>
          <w:lang w:val="en-GB"/>
        </w:rPr>
        <w:t xml:space="preserve"> </w:t>
      </w:r>
    </w:p>
    <w:p w:rsidRPr="00992CCF" w:rsidR="00B22A57" w:rsidP="009E6973" w:rsidRDefault="0082652F" w14:paraId="2B1FB0AF" w14:textId="03D3AA99">
      <w:pPr>
        <w:jc w:val="both"/>
        <w:rPr>
          <w:sz w:val="20"/>
          <w:szCs w:val="20"/>
          <w:lang w:val="en-GB"/>
        </w:rPr>
      </w:pPr>
      <w:r w:rsidRPr="079F9594">
        <w:rPr>
          <w:sz w:val="20"/>
          <w:szCs w:val="20"/>
          <w:lang w:val="en-GB"/>
        </w:rPr>
        <w:t xml:space="preserve">All data is collected in the ERP-system (SAP) based on a SQL-database. </w:t>
      </w:r>
      <w:r w:rsidRPr="079F9594" w:rsidR="0086368F">
        <w:rPr>
          <w:sz w:val="20"/>
          <w:szCs w:val="20"/>
          <w:lang w:val="en-GB"/>
        </w:rPr>
        <w:t xml:space="preserve">The </w:t>
      </w:r>
      <w:r w:rsidRPr="079F9594">
        <w:rPr>
          <w:sz w:val="20"/>
          <w:szCs w:val="20"/>
          <w:lang w:val="en-GB"/>
        </w:rPr>
        <w:t>f</w:t>
      </w:r>
      <w:r w:rsidRPr="079F9594" w:rsidR="0086368F">
        <w:rPr>
          <w:sz w:val="20"/>
          <w:szCs w:val="20"/>
          <w:lang w:val="en-GB"/>
        </w:rPr>
        <w:t>orecast of</w:t>
      </w:r>
      <w:r w:rsidRPr="079F9594">
        <w:rPr>
          <w:sz w:val="20"/>
          <w:szCs w:val="20"/>
          <w:lang w:val="en-GB"/>
        </w:rPr>
        <w:t xml:space="preserve"> </w:t>
      </w:r>
      <w:r w:rsidRPr="079F9594" w:rsidR="0086368F">
        <w:rPr>
          <w:sz w:val="20"/>
          <w:szCs w:val="20"/>
          <w:lang w:val="en-GB"/>
        </w:rPr>
        <w:t>future sales is still partly based on manual estimations.</w:t>
      </w:r>
      <w:r w:rsidRPr="079F9594">
        <w:rPr>
          <w:sz w:val="20"/>
          <w:szCs w:val="20"/>
          <w:lang w:val="en-GB"/>
        </w:rPr>
        <w:t xml:space="preserve"> The</w:t>
      </w:r>
      <w:r w:rsidRPr="079F9594" w:rsidR="0086368F">
        <w:rPr>
          <w:sz w:val="20"/>
          <w:szCs w:val="20"/>
          <w:lang w:val="en-GB"/>
        </w:rPr>
        <w:t xml:space="preserve"> </w:t>
      </w:r>
      <w:r w:rsidRPr="079F9594" w:rsidR="0086368F">
        <w:rPr>
          <w:sz w:val="20"/>
          <w:szCs w:val="20"/>
          <w:lang w:val="en-US"/>
        </w:rPr>
        <w:t>sums</w:t>
      </w:r>
      <w:r w:rsidRPr="079F9594" w:rsidR="0086368F">
        <w:rPr>
          <w:sz w:val="20"/>
          <w:szCs w:val="20"/>
          <w:lang w:val="en-GB"/>
        </w:rPr>
        <w:t xml:space="preserve"> and ratios of historical sales data</w:t>
      </w:r>
      <w:r w:rsidRPr="079F9594">
        <w:rPr>
          <w:sz w:val="20"/>
          <w:szCs w:val="20"/>
          <w:lang w:val="en-GB"/>
        </w:rPr>
        <w:t xml:space="preserve"> are used</w:t>
      </w:r>
      <w:r w:rsidRPr="079F9594" w:rsidR="0086368F">
        <w:rPr>
          <w:sz w:val="20"/>
          <w:szCs w:val="20"/>
          <w:lang w:val="en-GB"/>
        </w:rPr>
        <w:t xml:space="preserve"> combined with manual estimations of summed sales amounts to predict </w:t>
      </w:r>
      <w:r w:rsidRPr="079F9594">
        <w:rPr>
          <w:sz w:val="20"/>
          <w:szCs w:val="20"/>
          <w:lang w:val="en-GB"/>
        </w:rPr>
        <w:t>future sales</w:t>
      </w:r>
      <w:r w:rsidRPr="079F9594" w:rsidR="0086368F">
        <w:rPr>
          <w:sz w:val="20"/>
          <w:szCs w:val="20"/>
          <w:lang w:val="en-GB"/>
        </w:rPr>
        <w:t>.</w:t>
      </w:r>
      <w:r w:rsidRPr="079F9594" w:rsidR="009E6973">
        <w:rPr>
          <w:sz w:val="20"/>
          <w:szCs w:val="20"/>
          <w:lang w:val="en-GB"/>
        </w:rPr>
        <w:t xml:space="preserve"> Data is g</w:t>
      </w:r>
      <w:r w:rsidRPr="079F9594" w:rsidR="0086368F">
        <w:rPr>
          <w:sz w:val="20"/>
          <w:szCs w:val="20"/>
          <w:lang w:val="en-GB"/>
        </w:rPr>
        <w:t xml:space="preserve">rouped by (insurance-)product </w:t>
      </w:r>
      <w:r w:rsidRPr="079F9594" w:rsidR="009E6973">
        <w:rPr>
          <w:sz w:val="20"/>
          <w:szCs w:val="20"/>
          <w:lang w:val="en-GB"/>
        </w:rPr>
        <w:t xml:space="preserve">/ </w:t>
      </w:r>
      <w:r w:rsidRPr="079F9594" w:rsidR="0086368F">
        <w:rPr>
          <w:sz w:val="20"/>
          <w:szCs w:val="20"/>
          <w:lang w:val="en-GB"/>
        </w:rPr>
        <w:t>category, time and some other variables</w:t>
      </w:r>
      <w:r w:rsidRPr="079F9594" w:rsidR="00B974C1">
        <w:rPr>
          <w:sz w:val="20"/>
          <w:szCs w:val="20"/>
          <w:lang w:val="en-GB"/>
        </w:rPr>
        <w:t xml:space="preserve"> </w:t>
      </w:r>
      <w:r w:rsidRPr="079F9594" w:rsidR="00D70D06">
        <w:rPr>
          <w:sz w:val="20"/>
          <w:szCs w:val="20"/>
          <w:lang w:val="en-GB"/>
        </w:rPr>
        <w:t>in Power Pivot and Excel</w:t>
      </w:r>
      <w:r w:rsidRPr="079F9594" w:rsidR="0086368F">
        <w:rPr>
          <w:sz w:val="20"/>
          <w:szCs w:val="20"/>
          <w:lang w:val="en-GB"/>
        </w:rPr>
        <w:t>.</w:t>
      </w:r>
      <w:r w:rsidRPr="079F9594" w:rsidR="009E6973">
        <w:rPr>
          <w:sz w:val="20"/>
          <w:szCs w:val="20"/>
          <w:lang w:val="en-GB"/>
        </w:rPr>
        <w:t xml:space="preserve"> </w:t>
      </w:r>
      <w:r w:rsidRPr="079F9594" w:rsidR="000E3E9E">
        <w:rPr>
          <w:sz w:val="20"/>
          <w:szCs w:val="20"/>
          <w:lang w:val="en-GB"/>
        </w:rPr>
        <w:t xml:space="preserve">Churn predictions are not yet implemented into the forecast procedure by </w:t>
      </w:r>
      <w:r w:rsidRPr="079F9594" w:rsidR="00710826">
        <w:rPr>
          <w:sz w:val="20"/>
          <w:szCs w:val="20"/>
          <w:lang w:val="en-GB"/>
        </w:rPr>
        <w:t xml:space="preserve">the </w:t>
      </w:r>
      <w:r w:rsidRPr="079F9594" w:rsidR="000E3E9E">
        <w:rPr>
          <w:sz w:val="20"/>
          <w:szCs w:val="20"/>
          <w:lang w:val="en-GB"/>
        </w:rPr>
        <w:t xml:space="preserve">company. The goal of this project from a technical point of view </w:t>
      </w:r>
      <w:r w:rsidRPr="079F9594" w:rsidR="079F9594">
        <w:rPr>
          <w:sz w:val="20"/>
          <w:szCs w:val="20"/>
          <w:lang w:val="en-GB"/>
        </w:rPr>
        <w:t>is to</w:t>
      </w:r>
      <w:r w:rsidRPr="079F9594" w:rsidR="00383442">
        <w:rPr>
          <w:sz w:val="20"/>
          <w:szCs w:val="20"/>
          <w:lang w:val="en-GB"/>
        </w:rPr>
        <w:t xml:space="preserve"> support the manual estimations </w:t>
      </w:r>
      <w:r w:rsidRPr="079F9594" w:rsidR="00710826">
        <w:rPr>
          <w:sz w:val="20"/>
          <w:szCs w:val="20"/>
          <w:lang w:val="en-GB"/>
        </w:rPr>
        <w:t xml:space="preserve">and decisions </w:t>
      </w:r>
      <w:r w:rsidRPr="079F9594" w:rsidR="000E3E9E">
        <w:rPr>
          <w:sz w:val="20"/>
          <w:szCs w:val="20"/>
          <w:lang w:val="en-GB"/>
        </w:rPr>
        <w:t>with the reliable ML-models.</w:t>
      </w:r>
    </w:p>
    <w:p w:rsidRPr="00992CCF" w:rsidR="00C6554A" w:rsidP="00A05755" w:rsidRDefault="000E3E9E" w14:paraId="79C9F9F8" w14:textId="6ADD7311">
      <w:pPr>
        <w:jc w:val="both"/>
        <w:rPr>
          <w:sz w:val="20"/>
          <w:szCs w:val="20"/>
          <w:lang w:val="en-GB"/>
        </w:rPr>
      </w:pPr>
      <w:r w:rsidRPr="079F9594">
        <w:rPr>
          <w:sz w:val="20"/>
          <w:szCs w:val="20"/>
          <w:lang w:val="en-GB"/>
        </w:rPr>
        <w:t>From a scientific point of view there are several challenges to overcome</w:t>
      </w:r>
      <w:r w:rsidRPr="079F9594" w:rsidR="00B649F4">
        <w:rPr>
          <w:sz w:val="20"/>
          <w:szCs w:val="20"/>
          <w:lang w:val="en-GB"/>
        </w:rPr>
        <w:t xml:space="preserve"> by</w:t>
      </w:r>
      <w:r w:rsidRPr="079F9594" w:rsidR="002A401A">
        <w:rPr>
          <w:sz w:val="20"/>
          <w:szCs w:val="20"/>
          <w:lang w:val="en-GB"/>
        </w:rPr>
        <w:t xml:space="preserve"> finding and </w:t>
      </w:r>
      <w:r w:rsidRPr="079F9594" w:rsidR="00D21B32">
        <w:rPr>
          <w:sz w:val="20"/>
          <w:szCs w:val="20"/>
          <w:lang w:val="en-GB"/>
        </w:rPr>
        <w:t>purifying useful data as well as</w:t>
      </w:r>
      <w:r w:rsidRPr="079F9594" w:rsidDel="00D21B32" w:rsidR="00B649F4">
        <w:rPr>
          <w:sz w:val="20"/>
          <w:szCs w:val="20"/>
          <w:lang w:val="en-GB"/>
        </w:rPr>
        <w:t xml:space="preserve"> </w:t>
      </w:r>
      <w:r w:rsidRPr="079F9594" w:rsidR="00B649F4">
        <w:rPr>
          <w:sz w:val="20"/>
          <w:szCs w:val="20"/>
          <w:lang w:val="en-GB"/>
        </w:rPr>
        <w:t xml:space="preserve">choosing the best ML-model for sales forecast. It is described later in details in the chapter IV. </w:t>
      </w:r>
      <w:r w:rsidRPr="079F9594" w:rsidR="079F9594">
        <w:rPr>
          <w:sz w:val="20"/>
          <w:szCs w:val="20"/>
          <w:lang w:val="en-GB"/>
        </w:rPr>
        <w:t>Since</w:t>
      </w:r>
      <w:r w:rsidRPr="079F9594" w:rsidR="00B649F4">
        <w:rPr>
          <w:sz w:val="20"/>
          <w:szCs w:val="20"/>
          <w:lang w:val="en-GB"/>
        </w:rPr>
        <w:t xml:space="preserve"> there is no information about future behaviour </w:t>
      </w:r>
      <w:r w:rsidRPr="079F9594" w:rsidR="00A05755">
        <w:rPr>
          <w:sz w:val="20"/>
          <w:szCs w:val="20"/>
          <w:lang w:val="en-GB"/>
        </w:rPr>
        <w:t>such as</w:t>
      </w:r>
      <w:r w:rsidRPr="079F9594" w:rsidR="00B649F4">
        <w:rPr>
          <w:sz w:val="20"/>
          <w:szCs w:val="20"/>
          <w:lang w:val="en-GB"/>
        </w:rPr>
        <w:t xml:space="preserve"> the number of contracts is unknown as well as the profile of future clients, it is challenging to fin</w:t>
      </w:r>
      <w:r w:rsidRPr="079F9594" w:rsidR="00A05755">
        <w:rPr>
          <w:sz w:val="20"/>
          <w:szCs w:val="20"/>
          <w:lang w:val="en-GB"/>
        </w:rPr>
        <w:t>d</w:t>
      </w:r>
      <w:r w:rsidRPr="079F9594" w:rsidR="00B649F4">
        <w:rPr>
          <w:sz w:val="20"/>
          <w:szCs w:val="20"/>
          <w:lang w:val="en-GB"/>
        </w:rPr>
        <w:t xml:space="preserve"> the right </w:t>
      </w:r>
      <w:r w:rsidRPr="079F9594" w:rsidR="00A05755">
        <w:rPr>
          <w:sz w:val="20"/>
          <w:szCs w:val="20"/>
          <w:lang w:val="en-GB"/>
        </w:rPr>
        <w:t xml:space="preserve">and reliable </w:t>
      </w:r>
      <w:r w:rsidRPr="079F9594" w:rsidR="00B649F4">
        <w:rPr>
          <w:sz w:val="20"/>
          <w:szCs w:val="20"/>
          <w:lang w:val="en-GB"/>
        </w:rPr>
        <w:t>ML-model</w:t>
      </w:r>
      <w:r w:rsidRPr="079F9594" w:rsidR="00A05755">
        <w:rPr>
          <w:sz w:val="20"/>
          <w:szCs w:val="20"/>
          <w:lang w:val="en-GB"/>
        </w:rPr>
        <w:t xml:space="preserve"> to predict future sales</w:t>
      </w:r>
      <w:r w:rsidRPr="079F9594" w:rsidR="00B649F4">
        <w:rPr>
          <w:sz w:val="20"/>
          <w:szCs w:val="20"/>
          <w:lang w:val="en-GB"/>
        </w:rPr>
        <w:t xml:space="preserve">. </w:t>
      </w:r>
    </w:p>
    <w:p w:rsidRPr="00992CCF" w:rsidR="004A0D77" w:rsidP="00DF37A6" w:rsidRDefault="004A0D77" w14:paraId="20172EB5" w14:textId="77777777">
      <w:pPr>
        <w:pStyle w:val="Heading2"/>
        <w:rPr>
          <w:sz w:val="22"/>
          <w:lang w:val="en-GB"/>
        </w:rPr>
      </w:pPr>
    </w:p>
    <w:p w:rsidRPr="00992CCF" w:rsidR="00DF37A6" w:rsidP="00DF37A6" w:rsidRDefault="00DF37A6" w14:paraId="4521150C" w14:textId="6E467584">
      <w:pPr>
        <w:pStyle w:val="Heading2"/>
        <w:rPr>
          <w:sz w:val="22"/>
          <w:lang w:val="en-GB"/>
        </w:rPr>
      </w:pPr>
      <w:bookmarkStart w:name="_Toc148803216" w:id="93"/>
      <w:bookmarkStart w:name="_Toc1593883786" w:id="94"/>
      <w:r w:rsidRPr="079F9594">
        <w:rPr>
          <w:sz w:val="22"/>
          <w:lang w:val="en-GB"/>
        </w:rPr>
        <w:t>Contribution</w:t>
      </w:r>
      <w:bookmarkEnd w:id="93"/>
      <w:bookmarkEnd w:id="94"/>
    </w:p>
    <w:p w:rsidR="00E61262" w:rsidP="079F9594" w:rsidRDefault="00E61262" w14:paraId="4B34DC14" w14:textId="561DEEAD">
      <w:pPr>
        <w:jc w:val="both"/>
        <w:rPr>
          <w:sz w:val="20"/>
          <w:szCs w:val="20"/>
          <w:lang w:val="en-GB"/>
        </w:rPr>
      </w:pPr>
      <w:r w:rsidRPr="079F9594">
        <w:rPr>
          <w:sz w:val="20"/>
          <w:szCs w:val="20"/>
          <w:lang w:val="en-GB"/>
        </w:rPr>
        <w:t xml:space="preserve">In this project group </w:t>
      </w:r>
      <w:r w:rsidRPr="079F9594" w:rsidR="009F41AA">
        <w:rPr>
          <w:sz w:val="20"/>
          <w:szCs w:val="20"/>
          <w:lang w:val="en-GB"/>
        </w:rPr>
        <w:t xml:space="preserve">Johnathan Leipold is </w:t>
      </w:r>
      <w:r w:rsidRPr="079F9594">
        <w:rPr>
          <w:sz w:val="20"/>
          <w:szCs w:val="20"/>
          <w:lang w:val="en-GB"/>
        </w:rPr>
        <w:t xml:space="preserve">a representative of the BDAE company, </w:t>
      </w:r>
      <w:r w:rsidRPr="079F9594" w:rsidR="009F41AA">
        <w:rPr>
          <w:sz w:val="20"/>
          <w:szCs w:val="20"/>
          <w:lang w:val="en-GB"/>
        </w:rPr>
        <w:t>an industry expert</w:t>
      </w:r>
      <w:r w:rsidRPr="079F9594">
        <w:rPr>
          <w:sz w:val="20"/>
          <w:szCs w:val="20"/>
          <w:lang w:val="en-GB"/>
        </w:rPr>
        <w:t xml:space="preserve">, </w:t>
      </w:r>
      <w:r w:rsidRPr="079F9594" w:rsidR="009F41AA">
        <w:rPr>
          <w:sz w:val="20"/>
          <w:szCs w:val="20"/>
          <w:lang w:val="en-GB"/>
        </w:rPr>
        <w:t>the data owner</w:t>
      </w:r>
      <w:r w:rsidRPr="079F9594">
        <w:rPr>
          <w:sz w:val="20"/>
          <w:szCs w:val="20"/>
          <w:lang w:val="en-GB"/>
        </w:rPr>
        <w:t xml:space="preserve"> and the initiator of a current project</w:t>
      </w:r>
      <w:r w:rsidRPr="079F9594" w:rsidR="009F41AA">
        <w:rPr>
          <w:sz w:val="20"/>
          <w:szCs w:val="20"/>
          <w:lang w:val="en-GB"/>
        </w:rPr>
        <w:t>.</w:t>
      </w:r>
      <w:r w:rsidRPr="079F9594" w:rsidR="00894019">
        <w:rPr>
          <w:sz w:val="20"/>
          <w:szCs w:val="20"/>
          <w:lang w:val="en-GB"/>
        </w:rPr>
        <w:t xml:space="preserve"> H</w:t>
      </w:r>
      <w:r w:rsidRPr="079F9594" w:rsidR="00A47233">
        <w:rPr>
          <w:sz w:val="20"/>
          <w:szCs w:val="20"/>
          <w:lang w:val="en-GB"/>
        </w:rPr>
        <w:t xml:space="preserve">e has a mathematical </w:t>
      </w:r>
      <w:r w:rsidRPr="079F9594" w:rsidR="005E4184">
        <w:rPr>
          <w:sz w:val="20"/>
          <w:szCs w:val="20"/>
          <w:lang w:val="en-GB"/>
        </w:rPr>
        <w:t>background</w:t>
      </w:r>
      <w:r w:rsidRPr="079F9594" w:rsidR="00A47233">
        <w:rPr>
          <w:sz w:val="20"/>
          <w:szCs w:val="20"/>
          <w:lang w:val="en-GB"/>
        </w:rPr>
        <w:t xml:space="preserve"> and little programming and Deep Learning knowledge from </w:t>
      </w:r>
      <w:r w:rsidRPr="079F9594" w:rsidR="005E4184">
        <w:rPr>
          <w:sz w:val="20"/>
          <w:szCs w:val="20"/>
          <w:lang w:val="en-GB"/>
        </w:rPr>
        <w:t>a student job and private courses</w:t>
      </w:r>
      <w:r w:rsidRPr="079F9594" w:rsidR="00EE703B">
        <w:rPr>
          <w:sz w:val="20"/>
          <w:szCs w:val="20"/>
          <w:lang w:val="en-GB"/>
        </w:rPr>
        <w:t xml:space="preserve"> but no experience in</w:t>
      </w:r>
      <w:r w:rsidRPr="079F9594" w:rsidR="000B0269">
        <w:rPr>
          <w:sz w:val="20"/>
          <w:szCs w:val="20"/>
          <w:lang w:val="en-GB"/>
        </w:rPr>
        <w:t xml:space="preserve"> ML projects</w:t>
      </w:r>
      <w:r w:rsidRPr="079F9594" w:rsidR="005E4184">
        <w:rPr>
          <w:sz w:val="20"/>
          <w:szCs w:val="20"/>
          <w:lang w:val="en-GB"/>
        </w:rPr>
        <w:t>.</w:t>
      </w:r>
      <w:r w:rsidRPr="079F9594" w:rsidR="009F41AA">
        <w:rPr>
          <w:sz w:val="20"/>
          <w:szCs w:val="20"/>
          <w:lang w:val="en-GB"/>
        </w:rPr>
        <w:t xml:space="preserve"> Johnathan was consulting on the data </w:t>
      </w:r>
      <w:r w:rsidRPr="079F9594">
        <w:rPr>
          <w:sz w:val="20"/>
          <w:szCs w:val="20"/>
          <w:lang w:val="en-GB"/>
        </w:rPr>
        <w:t>during the project,</w:t>
      </w:r>
      <w:r w:rsidRPr="079F9594" w:rsidR="009F41AA">
        <w:rPr>
          <w:sz w:val="20"/>
          <w:szCs w:val="20"/>
          <w:lang w:val="en-GB"/>
        </w:rPr>
        <w:t xml:space="preserve"> set up the initial </w:t>
      </w:r>
      <w:r w:rsidRPr="079F9594">
        <w:rPr>
          <w:sz w:val="20"/>
          <w:szCs w:val="20"/>
          <w:lang w:val="en-GB"/>
        </w:rPr>
        <w:t xml:space="preserve">data base and mostly all </w:t>
      </w:r>
      <w:r w:rsidRPr="079F9594" w:rsidR="009F41AA">
        <w:rPr>
          <w:sz w:val="20"/>
          <w:szCs w:val="20"/>
          <w:lang w:val="en-GB"/>
        </w:rPr>
        <w:t>pre-processing steps</w:t>
      </w:r>
      <w:r w:rsidRPr="079F9594" w:rsidR="005E3261">
        <w:rPr>
          <w:sz w:val="20"/>
          <w:szCs w:val="20"/>
          <w:lang w:val="en-GB"/>
        </w:rPr>
        <w:t xml:space="preserve"> as well</w:t>
      </w:r>
      <w:r w:rsidRPr="079F9594" w:rsidR="00BC17E0">
        <w:rPr>
          <w:sz w:val="20"/>
          <w:szCs w:val="20"/>
          <w:lang w:val="en-GB"/>
        </w:rPr>
        <w:t xml:space="preserve"> as new feature collection from the ERP-System</w:t>
      </w:r>
      <w:r w:rsidRPr="079F9594" w:rsidR="00D3353E">
        <w:rPr>
          <w:sz w:val="20"/>
          <w:szCs w:val="20"/>
          <w:lang w:val="en-GB"/>
        </w:rPr>
        <w:t xml:space="preserve"> and feature engineering in SQL</w:t>
      </w:r>
      <w:r w:rsidRPr="079F9594" w:rsidR="00BC17E0">
        <w:rPr>
          <w:sz w:val="20"/>
          <w:szCs w:val="20"/>
          <w:lang w:val="en-GB"/>
        </w:rPr>
        <w:t xml:space="preserve"> for churn prediction</w:t>
      </w:r>
      <w:r w:rsidRPr="079F9594" w:rsidR="009F41AA">
        <w:rPr>
          <w:sz w:val="20"/>
          <w:szCs w:val="20"/>
          <w:lang w:val="en-GB"/>
        </w:rPr>
        <w:t>.</w:t>
      </w:r>
      <w:r w:rsidRPr="079F9594">
        <w:rPr>
          <w:sz w:val="20"/>
          <w:szCs w:val="20"/>
          <w:lang w:val="en-GB"/>
        </w:rPr>
        <w:t xml:space="preserve"> Christian Hirning and </w:t>
      </w:r>
      <w:proofErr w:type="spellStart"/>
      <w:r w:rsidRPr="079F9594">
        <w:rPr>
          <w:sz w:val="20"/>
          <w:szCs w:val="20"/>
          <w:lang w:val="en-GB"/>
        </w:rPr>
        <w:t>Rumiya</w:t>
      </w:r>
      <w:proofErr w:type="spellEnd"/>
      <w:r w:rsidRPr="079F9594">
        <w:rPr>
          <w:sz w:val="20"/>
          <w:szCs w:val="20"/>
          <w:lang w:val="en-GB"/>
        </w:rPr>
        <w:t xml:space="preserve"> Al-Meri have no experience in the insurance industry but rather in statistics and Christian </w:t>
      </w:r>
      <w:r w:rsidRPr="079F9594" w:rsidR="00DF37A6">
        <w:rPr>
          <w:sz w:val="20"/>
          <w:szCs w:val="20"/>
          <w:lang w:val="en-GB"/>
        </w:rPr>
        <w:t xml:space="preserve">as well </w:t>
      </w:r>
      <w:r w:rsidRPr="079F9594">
        <w:rPr>
          <w:sz w:val="20"/>
          <w:szCs w:val="20"/>
          <w:lang w:val="en-GB"/>
        </w:rPr>
        <w:t xml:space="preserve">a deeper knowledge in programming. </w:t>
      </w:r>
      <w:r w:rsidRPr="079F9594" w:rsidR="00DF37A6">
        <w:rPr>
          <w:sz w:val="20"/>
          <w:szCs w:val="20"/>
          <w:lang w:val="en-GB"/>
        </w:rPr>
        <w:t>Raphael</w:t>
      </w:r>
      <w:r w:rsidRPr="079F9594" w:rsidR="007F0BE1">
        <w:rPr>
          <w:sz w:val="20"/>
          <w:szCs w:val="20"/>
          <w:lang w:val="en-GB"/>
        </w:rPr>
        <w:t xml:space="preserve"> Kassel</w:t>
      </w:r>
      <w:r w:rsidRPr="079F9594" w:rsidR="00DF37A6">
        <w:rPr>
          <w:sz w:val="20"/>
          <w:szCs w:val="20"/>
          <w:lang w:val="en-GB"/>
        </w:rPr>
        <w:t xml:space="preserve"> (</w:t>
      </w:r>
      <w:proofErr w:type="spellStart"/>
      <w:r w:rsidRPr="079F9594" w:rsidR="00410769">
        <w:rPr>
          <w:sz w:val="20"/>
          <w:szCs w:val="20"/>
          <w:lang w:val="en-GB"/>
        </w:rPr>
        <w:t>DataScientest</w:t>
      </w:r>
      <w:proofErr w:type="spellEnd"/>
      <w:r w:rsidRPr="079F9594" w:rsidR="00DF37A6">
        <w:rPr>
          <w:sz w:val="20"/>
          <w:szCs w:val="20"/>
          <w:lang w:val="en-GB"/>
        </w:rPr>
        <w:t>) contributed as a project tutor.</w:t>
      </w:r>
    </w:p>
    <w:p w:rsidRPr="00992CCF" w:rsidR="004A0D77" w:rsidP="079F9594" w:rsidRDefault="27FF434E" w14:paraId="0EB5B7E0" w14:textId="246C0043">
      <w:pPr>
        <w:jc w:val="both"/>
        <w:rPr>
          <w:rFonts w:ascii="Segoe UI" w:hAnsi="Segoe UI" w:cs="Segoe UI"/>
          <w:color w:val="265180"/>
          <w:sz w:val="20"/>
          <w:szCs w:val="20"/>
          <w:lang w:val="en-GB"/>
        </w:rPr>
      </w:pPr>
      <w:r w:rsidRPr="079F9594">
        <w:rPr>
          <w:sz w:val="20"/>
          <w:szCs w:val="20"/>
          <w:lang w:val="en-GB"/>
        </w:rPr>
        <w:t>Jonathan regularly consulted with a company IT expert with basic statistics and ML skills about useful modelling options, and with another colleague about the quality and meaning of the feature content. No data scientists or ML experts were involved.</w:t>
      </w:r>
    </w:p>
    <w:p w:rsidR="079F9594" w:rsidP="079F9594" w:rsidRDefault="079F9594" w14:paraId="6DE9DF35" w14:textId="2712C81F">
      <w:pPr>
        <w:jc w:val="both"/>
        <w:rPr>
          <w:sz w:val="20"/>
          <w:szCs w:val="20"/>
          <w:lang w:val="en-GB"/>
        </w:rPr>
      </w:pPr>
    </w:p>
    <w:p w:rsidRPr="00992CCF" w:rsidR="004A0D77" w:rsidP="004A0D77" w:rsidRDefault="004A0D77" w14:paraId="7AC2EB9A" w14:textId="6DA2842E">
      <w:pPr>
        <w:pStyle w:val="Heading2"/>
        <w:rPr>
          <w:sz w:val="22"/>
          <w:lang w:val="en-GB"/>
        </w:rPr>
      </w:pPr>
      <w:bookmarkStart w:name="_Toc148803217" w:id="95"/>
      <w:bookmarkStart w:name="_Toc1744347057" w:id="96"/>
      <w:r w:rsidRPr="079F9594">
        <w:rPr>
          <w:sz w:val="22"/>
          <w:lang w:val="en-GB"/>
        </w:rPr>
        <w:t>Objectives</w:t>
      </w:r>
      <w:bookmarkEnd w:id="95"/>
      <w:bookmarkEnd w:id="96"/>
    </w:p>
    <w:p w:rsidR="004A0D77" w:rsidP="079F9594" w:rsidRDefault="004A0D77" w14:paraId="541CB017" w14:textId="05499D45">
      <w:pPr>
        <w:rPr>
          <w:lang w:val="en-GB"/>
        </w:rPr>
      </w:pPr>
    </w:p>
    <w:p w:rsidRPr="00992CCF" w:rsidR="004A0D77" w:rsidP="004A0D77" w:rsidRDefault="004A0D77" w14:paraId="573AC369" w14:textId="30A63BDD">
      <w:pPr>
        <w:spacing w:before="0" w:after="0" w:line="240" w:lineRule="auto"/>
        <w:jc w:val="both"/>
        <w:rPr>
          <w:sz w:val="20"/>
          <w:szCs w:val="20"/>
          <w:lang w:val="en-GB"/>
        </w:rPr>
      </w:pPr>
      <w:r w:rsidRPr="079F9594">
        <w:rPr>
          <w:sz w:val="20"/>
          <w:szCs w:val="20"/>
          <w:lang w:val="en-GB"/>
        </w:rPr>
        <w:t xml:space="preserve">The </w:t>
      </w:r>
      <w:r w:rsidRPr="079F9594">
        <w:rPr>
          <w:b/>
          <w:sz w:val="20"/>
          <w:szCs w:val="20"/>
          <w:lang w:val="en-GB"/>
        </w:rPr>
        <w:t>main objective</w:t>
      </w:r>
      <w:r w:rsidRPr="079F9594">
        <w:rPr>
          <w:sz w:val="20"/>
          <w:szCs w:val="20"/>
          <w:lang w:val="en-GB"/>
        </w:rPr>
        <w:t xml:space="preserve"> was to create </w:t>
      </w:r>
      <w:r w:rsidRPr="079F9594">
        <w:rPr>
          <w:b/>
          <w:sz w:val="20"/>
          <w:szCs w:val="20"/>
          <w:lang w:val="en-GB"/>
        </w:rPr>
        <w:t>the best performing model for sales predictions</w:t>
      </w:r>
      <w:r w:rsidRPr="079F9594">
        <w:rPr>
          <w:sz w:val="20"/>
          <w:szCs w:val="20"/>
          <w:lang w:val="en-GB"/>
        </w:rPr>
        <w:t>, in particularly prediction of premium amounts per month. Due to the big variety of product characteristics, only transactions concerning one main product type were considered to build a prototype.</w:t>
      </w:r>
    </w:p>
    <w:p w:rsidRPr="00992CCF" w:rsidR="004A0D77" w:rsidP="004A0D77" w:rsidRDefault="004A0D77" w14:paraId="046782B7" w14:textId="77777777">
      <w:pPr>
        <w:spacing w:before="0" w:after="0" w:line="240" w:lineRule="auto"/>
        <w:rPr>
          <w:sz w:val="20"/>
          <w:szCs w:val="20"/>
          <w:lang w:val="en-GB"/>
        </w:rPr>
      </w:pPr>
    </w:p>
    <w:p w:rsidRPr="00992CCF" w:rsidR="004570E4" w:rsidP="004A0D77" w:rsidRDefault="2F084CC1" w14:paraId="340937A4" w14:textId="3FF40CDF">
      <w:pPr>
        <w:spacing w:before="0" w:after="0" w:line="240" w:lineRule="auto"/>
        <w:rPr>
          <w:sz w:val="20"/>
          <w:szCs w:val="20"/>
          <w:lang w:val="en-GB"/>
        </w:rPr>
      </w:pPr>
      <w:r w:rsidRPr="079F9594">
        <w:rPr>
          <w:sz w:val="20"/>
          <w:szCs w:val="20"/>
          <w:lang w:val="en-GB"/>
        </w:rPr>
        <w:t xml:space="preserve">Initially </w:t>
      </w:r>
      <w:r w:rsidRPr="079F9594" w:rsidR="00791978">
        <w:rPr>
          <w:sz w:val="20"/>
          <w:szCs w:val="20"/>
          <w:lang w:val="en-GB"/>
        </w:rPr>
        <w:t>2 main goals</w:t>
      </w:r>
      <w:r w:rsidRPr="079F9594" w:rsidR="21F51182">
        <w:rPr>
          <w:sz w:val="20"/>
          <w:szCs w:val="20"/>
          <w:lang w:val="en-GB"/>
        </w:rPr>
        <w:t xml:space="preserve"> </w:t>
      </w:r>
      <w:r w:rsidRPr="079F9594" w:rsidR="1B66B354">
        <w:rPr>
          <w:sz w:val="20"/>
          <w:szCs w:val="20"/>
          <w:lang w:val="en-GB"/>
        </w:rPr>
        <w:t>were defined</w:t>
      </w:r>
      <w:r w:rsidRPr="079F9594" w:rsidR="00791978">
        <w:rPr>
          <w:sz w:val="20"/>
          <w:szCs w:val="20"/>
          <w:lang w:val="en-GB"/>
        </w:rPr>
        <w:t>:</w:t>
      </w:r>
    </w:p>
    <w:p w:rsidRPr="00992CCF" w:rsidR="004A0D77" w:rsidP="079F9594" w:rsidRDefault="004A0D77" w14:paraId="120E6BB8" w14:textId="795577C5">
      <w:pPr>
        <w:pStyle w:val="ListParagraph"/>
        <w:numPr>
          <w:ilvl w:val="0"/>
          <w:numId w:val="46"/>
        </w:numPr>
        <w:spacing w:before="0" w:after="0" w:line="240" w:lineRule="auto"/>
        <w:rPr>
          <w:sz w:val="20"/>
          <w:szCs w:val="20"/>
          <w:lang w:val="en-GB"/>
        </w:rPr>
      </w:pPr>
      <w:r w:rsidRPr="079F9594">
        <w:rPr>
          <w:sz w:val="20"/>
          <w:szCs w:val="20"/>
          <w:lang w:val="en-GB"/>
        </w:rPr>
        <w:t>Find the best model for forecasting / predicting the premium amount</w:t>
      </w:r>
    </w:p>
    <w:p w:rsidRPr="00992CCF" w:rsidR="004A0D77" w:rsidP="079F9594" w:rsidRDefault="004A0D77" w14:paraId="4E471F06" w14:textId="73B477CB">
      <w:pPr>
        <w:pStyle w:val="ListParagraph"/>
        <w:numPr>
          <w:ilvl w:val="0"/>
          <w:numId w:val="46"/>
        </w:numPr>
        <w:spacing w:before="0" w:after="0" w:line="240" w:lineRule="auto"/>
        <w:rPr>
          <w:sz w:val="20"/>
          <w:szCs w:val="20"/>
          <w:lang w:val="en-GB"/>
        </w:rPr>
      </w:pPr>
      <w:r w:rsidRPr="079F9594">
        <w:rPr>
          <w:sz w:val="20"/>
          <w:szCs w:val="20"/>
          <w:lang w:val="en-GB"/>
        </w:rPr>
        <w:t xml:space="preserve">Find out how premium adjustments impact the value of premium amount </w:t>
      </w:r>
    </w:p>
    <w:p w:rsidRPr="00992CCF" w:rsidR="004A0D77" w:rsidP="079F9594" w:rsidRDefault="004A0D77" w14:paraId="1551A572" w14:textId="649DB13B">
      <w:pPr>
        <w:spacing w:before="0" w:after="0" w:line="240" w:lineRule="auto"/>
        <w:rPr>
          <w:sz w:val="20"/>
          <w:szCs w:val="20"/>
          <w:highlight w:val="yellow"/>
          <w:lang w:val="en-GB"/>
        </w:rPr>
      </w:pPr>
    </w:p>
    <w:p w:rsidRPr="00992CCF" w:rsidR="001D4CBA" w:rsidP="004A0D77" w:rsidRDefault="079F9594" w14:paraId="2C441514" w14:textId="41E82742">
      <w:pPr>
        <w:spacing w:before="0" w:after="0" w:line="240" w:lineRule="auto"/>
        <w:jc w:val="both"/>
        <w:rPr>
          <w:sz w:val="20"/>
          <w:szCs w:val="20"/>
          <w:lang w:val="en-GB"/>
        </w:rPr>
      </w:pPr>
      <w:r w:rsidRPr="079F9594">
        <w:rPr>
          <w:sz w:val="20"/>
          <w:szCs w:val="20"/>
          <w:lang w:val="en-GB"/>
        </w:rPr>
        <w:t>During</w:t>
      </w:r>
      <w:r w:rsidRPr="079F9594" w:rsidR="148614D7">
        <w:rPr>
          <w:sz w:val="20"/>
          <w:szCs w:val="20"/>
          <w:lang w:val="en-GB"/>
        </w:rPr>
        <w:t xml:space="preserve"> the </w:t>
      </w:r>
      <w:r w:rsidRPr="079F9594" w:rsidR="221363E3">
        <w:rPr>
          <w:sz w:val="20"/>
          <w:szCs w:val="20"/>
          <w:lang w:val="en-GB"/>
        </w:rPr>
        <w:t xml:space="preserve">project, </w:t>
      </w:r>
      <w:r w:rsidRPr="079F9594" w:rsidR="12AF661C">
        <w:rPr>
          <w:sz w:val="20"/>
          <w:szCs w:val="20"/>
          <w:lang w:val="en-GB"/>
        </w:rPr>
        <w:t xml:space="preserve">the project group faced </w:t>
      </w:r>
      <w:r w:rsidRPr="079F9594" w:rsidR="14A46738">
        <w:rPr>
          <w:sz w:val="20"/>
          <w:szCs w:val="20"/>
          <w:lang w:val="en-GB"/>
        </w:rPr>
        <w:t xml:space="preserve">the </w:t>
      </w:r>
      <w:r w:rsidRPr="079F9594" w:rsidR="2760515B">
        <w:rPr>
          <w:sz w:val="20"/>
          <w:szCs w:val="20"/>
          <w:lang w:val="en-GB"/>
        </w:rPr>
        <w:t xml:space="preserve">problem </w:t>
      </w:r>
      <w:r w:rsidRPr="079F9594" w:rsidR="72EEB909">
        <w:rPr>
          <w:sz w:val="20"/>
          <w:szCs w:val="20"/>
          <w:lang w:val="en-GB"/>
        </w:rPr>
        <w:t>of</w:t>
      </w:r>
      <w:r w:rsidRPr="079F9594" w:rsidR="2760515B">
        <w:rPr>
          <w:sz w:val="20"/>
          <w:szCs w:val="20"/>
          <w:lang w:val="en-GB"/>
        </w:rPr>
        <w:t xml:space="preserve"> </w:t>
      </w:r>
      <w:r w:rsidRPr="079F9594" w:rsidR="004A0D77">
        <w:rPr>
          <w:sz w:val="20"/>
          <w:szCs w:val="20"/>
          <w:lang w:val="en-GB"/>
        </w:rPr>
        <w:t>a limited number of features which are known for the future</w:t>
      </w:r>
      <w:r w:rsidRPr="079F9594" w:rsidR="007B709E">
        <w:rPr>
          <w:sz w:val="20"/>
          <w:szCs w:val="20"/>
          <w:lang w:val="en-GB"/>
        </w:rPr>
        <w:t>. Therefore</w:t>
      </w:r>
      <w:r w:rsidRPr="079F9594" w:rsidR="004A0D77">
        <w:rPr>
          <w:sz w:val="20"/>
          <w:szCs w:val="20"/>
          <w:lang w:val="en-GB"/>
        </w:rPr>
        <w:t xml:space="preserve">, it was decided </w:t>
      </w:r>
      <w:r w:rsidRPr="079F9594" w:rsidR="7AAC1D2B">
        <w:rPr>
          <w:sz w:val="20"/>
          <w:szCs w:val="20"/>
          <w:lang w:val="en-GB"/>
        </w:rPr>
        <w:t xml:space="preserve">on project </w:t>
      </w:r>
      <w:r w:rsidRPr="079F9594" w:rsidR="26217156">
        <w:rPr>
          <w:sz w:val="20"/>
          <w:szCs w:val="20"/>
          <w:lang w:val="en-GB"/>
        </w:rPr>
        <w:t xml:space="preserve">extension with the </w:t>
      </w:r>
      <w:r w:rsidRPr="079F9594">
        <w:rPr>
          <w:sz w:val="20"/>
          <w:szCs w:val="20"/>
          <w:lang w:val="en-GB"/>
        </w:rPr>
        <w:t>further</w:t>
      </w:r>
      <w:r w:rsidRPr="079F9594" w:rsidR="004A0D77">
        <w:rPr>
          <w:sz w:val="20"/>
          <w:szCs w:val="20"/>
          <w:lang w:val="en-GB"/>
        </w:rPr>
        <w:t xml:space="preserve"> objective, namely </w:t>
      </w:r>
      <w:r w:rsidRPr="079F9594" w:rsidR="004A0D77">
        <w:rPr>
          <w:b/>
          <w:sz w:val="20"/>
          <w:szCs w:val="20"/>
          <w:lang w:val="en-GB"/>
        </w:rPr>
        <w:t>churn predictions</w:t>
      </w:r>
      <w:r w:rsidRPr="079F9594" w:rsidR="004A0D77">
        <w:rPr>
          <w:sz w:val="20"/>
          <w:szCs w:val="20"/>
          <w:lang w:val="en-GB"/>
        </w:rPr>
        <w:t>.</w:t>
      </w:r>
      <w:r w:rsidRPr="079F9594" w:rsidR="009A4187">
        <w:rPr>
          <w:sz w:val="20"/>
          <w:szCs w:val="20"/>
          <w:lang w:val="en-GB"/>
        </w:rPr>
        <w:t xml:space="preserve"> </w:t>
      </w:r>
      <w:r w:rsidRPr="079F9594" w:rsidR="01FA1D8E">
        <w:rPr>
          <w:sz w:val="20"/>
          <w:szCs w:val="20"/>
          <w:lang w:val="en-GB"/>
        </w:rPr>
        <w:t xml:space="preserve">The </w:t>
      </w:r>
      <w:r w:rsidRPr="079F9594">
        <w:rPr>
          <w:sz w:val="20"/>
          <w:szCs w:val="20"/>
          <w:lang w:val="en-GB"/>
        </w:rPr>
        <w:t>contracts’</w:t>
      </w:r>
      <w:r w:rsidRPr="079F9594" w:rsidR="009A4187">
        <w:rPr>
          <w:sz w:val="20"/>
          <w:szCs w:val="20"/>
          <w:lang w:val="en-GB"/>
        </w:rPr>
        <w:t xml:space="preserve"> data </w:t>
      </w:r>
      <w:r w:rsidRPr="079F9594">
        <w:rPr>
          <w:sz w:val="20"/>
          <w:szCs w:val="20"/>
          <w:lang w:val="en-GB"/>
        </w:rPr>
        <w:t>for</w:t>
      </w:r>
      <w:r w:rsidRPr="079F9594" w:rsidR="00F255D5">
        <w:rPr>
          <w:sz w:val="20"/>
          <w:szCs w:val="20"/>
          <w:lang w:val="en-GB"/>
        </w:rPr>
        <w:t xml:space="preserve"> all products</w:t>
      </w:r>
      <w:r w:rsidRPr="079F9594" w:rsidR="001E2E87">
        <w:rPr>
          <w:sz w:val="20"/>
          <w:szCs w:val="20"/>
          <w:lang w:val="en-GB"/>
        </w:rPr>
        <w:t xml:space="preserve"> </w:t>
      </w:r>
      <w:r w:rsidRPr="079F9594" w:rsidR="00F255D5">
        <w:rPr>
          <w:sz w:val="20"/>
          <w:szCs w:val="20"/>
          <w:lang w:val="en-GB"/>
        </w:rPr>
        <w:t xml:space="preserve">was taken and </w:t>
      </w:r>
      <w:r w:rsidRPr="079F9594" w:rsidR="00FA77E5">
        <w:rPr>
          <w:sz w:val="20"/>
          <w:szCs w:val="20"/>
          <w:lang w:val="en-GB"/>
        </w:rPr>
        <w:t>enriched by additional</w:t>
      </w:r>
      <w:r w:rsidRPr="079F9594" w:rsidR="00511A7C">
        <w:rPr>
          <w:sz w:val="20"/>
          <w:szCs w:val="20"/>
          <w:lang w:val="en-GB"/>
        </w:rPr>
        <w:t xml:space="preserve">, </w:t>
      </w:r>
      <w:r w:rsidRPr="079F9594" w:rsidR="00FA77E5">
        <w:rPr>
          <w:sz w:val="20"/>
          <w:szCs w:val="20"/>
          <w:lang w:val="en-GB"/>
        </w:rPr>
        <w:t xml:space="preserve">information </w:t>
      </w:r>
      <w:r w:rsidRPr="079F9594" w:rsidR="00D8676D">
        <w:rPr>
          <w:sz w:val="20"/>
          <w:szCs w:val="20"/>
          <w:lang w:val="en-GB"/>
        </w:rPr>
        <w:t xml:space="preserve">from the ERP-System. </w:t>
      </w:r>
    </w:p>
    <w:p w:rsidRPr="00992CCF" w:rsidR="001D4CBA" w:rsidP="004A0D77" w:rsidRDefault="001D4CBA" w14:paraId="306AB9E0" w14:textId="77777777">
      <w:pPr>
        <w:spacing w:before="0" w:after="0" w:line="240" w:lineRule="auto"/>
        <w:jc w:val="both"/>
        <w:rPr>
          <w:sz w:val="20"/>
          <w:szCs w:val="20"/>
          <w:lang w:val="en-GB"/>
        </w:rPr>
      </w:pPr>
    </w:p>
    <w:p w:rsidRPr="00992CCF" w:rsidR="003D10A4" w:rsidP="004A0D77" w:rsidRDefault="001D4CBA" w14:paraId="6EC2AB7B" w14:textId="307EBCE2">
      <w:pPr>
        <w:spacing w:before="0" w:after="0" w:line="240" w:lineRule="auto"/>
        <w:jc w:val="both"/>
        <w:rPr>
          <w:sz w:val="20"/>
          <w:szCs w:val="20"/>
          <w:lang w:val="en-GB"/>
        </w:rPr>
      </w:pPr>
      <w:r w:rsidRPr="079F9594">
        <w:rPr>
          <w:sz w:val="20"/>
          <w:szCs w:val="20"/>
          <w:lang w:val="en-GB"/>
        </w:rPr>
        <w:t xml:space="preserve">Withing this sub-project </w:t>
      </w:r>
      <w:r w:rsidRPr="079F9594" w:rsidR="003D10A4">
        <w:rPr>
          <w:sz w:val="20"/>
          <w:szCs w:val="20"/>
          <w:lang w:val="en-GB"/>
        </w:rPr>
        <w:t>another 2 goals</w:t>
      </w:r>
      <w:r w:rsidRPr="079F9594" w:rsidR="32DA1A19">
        <w:rPr>
          <w:sz w:val="20"/>
          <w:szCs w:val="20"/>
          <w:lang w:val="en-GB"/>
        </w:rPr>
        <w:t xml:space="preserve"> were defined</w:t>
      </w:r>
      <w:r w:rsidRPr="079F9594" w:rsidR="003D10A4">
        <w:rPr>
          <w:sz w:val="20"/>
          <w:szCs w:val="20"/>
          <w:lang w:val="en-GB"/>
        </w:rPr>
        <w:t>:</w:t>
      </w:r>
    </w:p>
    <w:p w:rsidRPr="00992CCF" w:rsidR="003D10A4" w:rsidP="00060BE9" w:rsidRDefault="05227BB7" w14:paraId="634A894F" w14:textId="2225B481">
      <w:pPr>
        <w:pStyle w:val="ListParagraph"/>
        <w:numPr>
          <w:ilvl w:val="0"/>
          <w:numId w:val="46"/>
        </w:numPr>
        <w:spacing w:before="0" w:after="0" w:line="240" w:lineRule="auto"/>
        <w:jc w:val="both"/>
        <w:rPr>
          <w:sz w:val="20"/>
          <w:szCs w:val="20"/>
          <w:lang w:val="en-GB"/>
        </w:rPr>
      </w:pPr>
      <w:r w:rsidRPr="079F9594">
        <w:rPr>
          <w:sz w:val="20"/>
          <w:szCs w:val="20"/>
          <w:lang w:val="en-GB"/>
        </w:rPr>
        <w:t xml:space="preserve">Identify </w:t>
      </w:r>
      <w:r w:rsidRPr="079F9594" w:rsidR="00060BE9">
        <w:rPr>
          <w:sz w:val="20"/>
          <w:szCs w:val="20"/>
          <w:lang w:val="en-GB"/>
        </w:rPr>
        <w:t xml:space="preserve">main features that have </w:t>
      </w:r>
      <w:r w:rsidRPr="079F9594" w:rsidR="7878E2BB">
        <w:rPr>
          <w:sz w:val="20"/>
          <w:szCs w:val="20"/>
          <w:lang w:val="en-GB"/>
        </w:rPr>
        <w:t xml:space="preserve">an impact </w:t>
      </w:r>
      <w:r w:rsidRPr="079F9594" w:rsidR="00060BE9">
        <w:rPr>
          <w:sz w:val="20"/>
          <w:szCs w:val="20"/>
          <w:lang w:val="en-GB"/>
        </w:rPr>
        <w:t xml:space="preserve">on </w:t>
      </w:r>
      <w:r w:rsidRPr="079F9594" w:rsidR="7878E2BB">
        <w:rPr>
          <w:sz w:val="20"/>
          <w:szCs w:val="20"/>
          <w:lang w:val="en-GB"/>
        </w:rPr>
        <w:t xml:space="preserve">customers’ </w:t>
      </w:r>
      <w:r w:rsidRPr="079F9594" w:rsidR="00060BE9">
        <w:rPr>
          <w:sz w:val="20"/>
          <w:szCs w:val="20"/>
          <w:lang w:val="en-GB"/>
        </w:rPr>
        <w:t>termination behaviour</w:t>
      </w:r>
    </w:p>
    <w:p w:rsidRPr="00992CCF" w:rsidR="00B22089" w:rsidP="079F9594" w:rsidRDefault="00B22089" w14:paraId="38B99A45" w14:textId="7C1D4A0E">
      <w:pPr>
        <w:pStyle w:val="ListParagraph"/>
        <w:numPr>
          <w:ilvl w:val="0"/>
          <w:numId w:val="46"/>
        </w:numPr>
        <w:spacing w:before="0" w:after="0" w:line="240" w:lineRule="auto"/>
        <w:jc w:val="both"/>
        <w:rPr>
          <w:sz w:val="20"/>
          <w:szCs w:val="20"/>
          <w:lang w:val="en-GB"/>
        </w:rPr>
      </w:pPr>
      <w:r w:rsidRPr="079F9594">
        <w:rPr>
          <w:sz w:val="20"/>
          <w:szCs w:val="20"/>
          <w:lang w:val="en-GB"/>
        </w:rPr>
        <w:t>Find active contracts that are more likely to get terminated by the customer</w:t>
      </w:r>
    </w:p>
    <w:p w:rsidRPr="00992CCF" w:rsidR="009F41AA" w:rsidP="079F9594" w:rsidRDefault="009F41AA" w14:paraId="43E2A045" w14:textId="2E2385EB">
      <w:pPr>
        <w:spacing w:before="0" w:after="0" w:line="240" w:lineRule="auto"/>
        <w:jc w:val="both"/>
        <w:rPr>
          <w:sz w:val="20"/>
          <w:szCs w:val="20"/>
          <w:lang w:val="en-GB"/>
        </w:rPr>
      </w:pPr>
    </w:p>
    <w:p w:rsidRPr="00992CCF" w:rsidR="00983985" w:rsidRDefault="00983985" w14:paraId="3AE2960A" w14:textId="77777777">
      <w:pPr>
        <w:rPr>
          <w:rFonts w:asciiTheme="majorHAnsi" w:hAnsiTheme="majorHAnsi" w:eastAsiaTheme="majorEastAsia" w:cstheme="majorBidi"/>
          <w:color w:val="007789" w:themeColor="accent1" w:themeShade="BF"/>
          <w:sz w:val="28"/>
          <w:szCs w:val="28"/>
          <w:highlight w:val="lightGray"/>
          <w:lang w:val="en-GB"/>
        </w:rPr>
      </w:pPr>
      <w:r w:rsidRPr="079F9594">
        <w:rPr>
          <w:sz w:val="20"/>
          <w:szCs w:val="20"/>
          <w:highlight w:val="lightGray"/>
          <w:lang w:val="en-GB"/>
        </w:rPr>
        <w:br w:type="page"/>
      </w:r>
    </w:p>
    <w:p w:rsidRPr="00992CCF" w:rsidR="008353BF" w:rsidP="008A0365" w:rsidRDefault="00034E84" w14:paraId="682B6206" w14:textId="4B37E896">
      <w:pPr>
        <w:pStyle w:val="Heading1"/>
        <w:numPr>
          <w:ilvl w:val="0"/>
          <w:numId w:val="20"/>
        </w:numPr>
        <w:rPr>
          <w:sz w:val="28"/>
          <w:szCs w:val="28"/>
          <w:lang w:val="en-GB"/>
        </w:rPr>
      </w:pPr>
      <w:bookmarkStart w:name="_Toc148803218" w:id="97"/>
      <w:bookmarkStart w:name="_Toc848181416" w:id="98"/>
      <w:r w:rsidRPr="079F9594">
        <w:rPr>
          <w:sz w:val="28"/>
          <w:szCs w:val="28"/>
          <w:lang w:val="en-GB"/>
        </w:rPr>
        <w:t>Data exploration and visualisation</w:t>
      </w:r>
      <w:bookmarkEnd w:id="97"/>
      <w:bookmarkEnd w:id="98"/>
    </w:p>
    <w:p w:rsidRPr="00992CCF" w:rsidR="008353BF" w:rsidP="008353BF" w:rsidRDefault="008353BF" w14:paraId="635C785D" w14:textId="77777777">
      <w:pPr>
        <w:rPr>
          <w:sz w:val="20"/>
          <w:szCs w:val="20"/>
          <w:lang w:val="en-GB"/>
        </w:rPr>
      </w:pPr>
    </w:p>
    <w:p w:rsidRPr="00992CCF" w:rsidR="008353BF" w:rsidP="008353BF" w:rsidRDefault="008353BF" w14:paraId="6D826F1C" w14:textId="77777777">
      <w:pPr>
        <w:pStyle w:val="Heading2"/>
        <w:rPr>
          <w:sz w:val="22"/>
          <w:lang w:val="en-GB"/>
        </w:rPr>
      </w:pPr>
      <w:bookmarkStart w:name="_Toc148803219" w:id="99"/>
      <w:bookmarkStart w:name="_Toc392449418" w:id="100"/>
      <w:r w:rsidRPr="079F9594">
        <w:rPr>
          <w:sz w:val="22"/>
          <w:lang w:val="en-GB"/>
        </w:rPr>
        <w:t>Framework</w:t>
      </w:r>
      <w:bookmarkEnd w:id="99"/>
      <w:bookmarkEnd w:id="100"/>
    </w:p>
    <w:p w:rsidRPr="00992CCF" w:rsidR="00416081" w:rsidP="079F9594" w:rsidRDefault="00416081" w14:paraId="1ADB0EAB" w14:textId="5C4C36C0">
      <w:pPr>
        <w:pStyle w:val="ListBullet"/>
        <w:numPr>
          <w:ilvl w:val="0"/>
          <w:numId w:val="0"/>
        </w:numPr>
        <w:spacing w:before="0" w:after="0"/>
        <w:textAlignment w:val="baseline"/>
        <w:rPr>
          <w:color w:val="1AB39F" w:themeColor="accent6"/>
          <w:sz w:val="16"/>
          <w:szCs w:val="16"/>
          <w:lang w:val="en-GB"/>
        </w:rPr>
      </w:pPr>
    </w:p>
    <w:p w:rsidRPr="00992CCF" w:rsidR="00E847BC" w:rsidP="00E847BC" w:rsidRDefault="00E847BC" w14:paraId="1B3646D3" w14:textId="14A6E874">
      <w:pPr>
        <w:pStyle w:val="ListBullet"/>
        <w:numPr>
          <w:ilvl w:val="0"/>
          <w:numId w:val="0"/>
        </w:numPr>
        <w:jc w:val="both"/>
        <w:rPr>
          <w:sz w:val="20"/>
          <w:szCs w:val="20"/>
          <w:lang w:val="en-GB"/>
        </w:rPr>
      </w:pPr>
      <w:r w:rsidRPr="079F9594">
        <w:rPr>
          <w:sz w:val="20"/>
          <w:szCs w:val="20"/>
          <w:lang w:val="en-GB"/>
        </w:rPr>
        <w:t xml:space="preserve">The data is owned by BDAE Group and not available to the public. Each group member signed the confidentiality agreement with BDAE. Personal information like name and address were not collected, others like </w:t>
      </w:r>
      <w:proofErr w:type="spellStart"/>
      <w:r w:rsidRPr="079F9594">
        <w:rPr>
          <w:sz w:val="20"/>
          <w:szCs w:val="20"/>
          <w:lang w:val="en-GB"/>
        </w:rPr>
        <w:t>ContractID</w:t>
      </w:r>
      <w:proofErr w:type="spellEnd"/>
      <w:r w:rsidRPr="079F9594">
        <w:rPr>
          <w:sz w:val="20"/>
          <w:szCs w:val="20"/>
          <w:lang w:val="en-GB"/>
        </w:rPr>
        <w:t xml:space="preserve"> and ProductName were replaced with pseudonymised values in SQL.</w:t>
      </w:r>
    </w:p>
    <w:p w:rsidRPr="00992CCF" w:rsidR="009A27F9" w:rsidP="079F9594" w:rsidRDefault="00DA1B0D" w14:paraId="64DC050B" w14:textId="3665E9F2">
      <w:pPr>
        <w:spacing w:before="0" w:after="0" w:line="240" w:lineRule="auto"/>
        <w:jc w:val="both"/>
        <w:rPr>
          <w:sz w:val="20"/>
          <w:szCs w:val="20"/>
          <w:lang w:val="en-GB"/>
        </w:rPr>
      </w:pPr>
      <w:r w:rsidRPr="079F9594">
        <w:rPr>
          <w:sz w:val="20"/>
          <w:szCs w:val="20"/>
          <w:lang w:val="en-GB"/>
        </w:rPr>
        <w:t>All data comes from the ERP-System SAP</w:t>
      </w:r>
      <w:r w:rsidRPr="079F9594" w:rsidR="006B3878">
        <w:rPr>
          <w:sz w:val="20"/>
          <w:szCs w:val="20"/>
          <w:lang w:val="en-GB"/>
        </w:rPr>
        <w:t xml:space="preserve"> Business One.</w:t>
      </w:r>
      <w:r w:rsidRPr="079F9594">
        <w:rPr>
          <w:sz w:val="20"/>
          <w:szCs w:val="20"/>
          <w:lang w:val="en-GB"/>
        </w:rPr>
        <w:t xml:space="preserve"> </w:t>
      </w:r>
      <w:r w:rsidRPr="079F9594" w:rsidR="006B3878">
        <w:rPr>
          <w:sz w:val="20"/>
          <w:szCs w:val="20"/>
          <w:lang w:val="en-GB"/>
        </w:rPr>
        <w:t xml:space="preserve">It </w:t>
      </w:r>
      <w:r w:rsidRPr="079F9594">
        <w:rPr>
          <w:sz w:val="20"/>
          <w:szCs w:val="20"/>
          <w:lang w:val="en-GB"/>
        </w:rPr>
        <w:t xml:space="preserve">was collected and joined </w:t>
      </w:r>
      <w:r w:rsidRPr="079F9594" w:rsidR="006B3878">
        <w:rPr>
          <w:sz w:val="20"/>
          <w:szCs w:val="20"/>
          <w:lang w:val="en-GB"/>
        </w:rPr>
        <w:t xml:space="preserve">on </w:t>
      </w:r>
      <w:r w:rsidRPr="079F9594" w:rsidR="005D56E1">
        <w:rPr>
          <w:sz w:val="20"/>
          <w:szCs w:val="20"/>
          <w:lang w:val="en-GB"/>
        </w:rPr>
        <w:t>a</w:t>
      </w:r>
      <w:r w:rsidRPr="079F9594" w:rsidR="006B3878">
        <w:rPr>
          <w:sz w:val="20"/>
          <w:szCs w:val="20"/>
          <w:lang w:val="en-GB"/>
        </w:rPr>
        <w:t xml:space="preserve"> </w:t>
      </w:r>
      <w:r w:rsidRPr="079F9594" w:rsidR="009B02FC">
        <w:rPr>
          <w:sz w:val="20"/>
          <w:szCs w:val="20"/>
          <w:lang w:val="en-GB"/>
        </w:rPr>
        <w:t xml:space="preserve">Microsoft SQL Server </w:t>
      </w:r>
      <w:r w:rsidRPr="079F9594">
        <w:rPr>
          <w:sz w:val="20"/>
          <w:szCs w:val="20"/>
          <w:lang w:val="en-GB"/>
        </w:rPr>
        <w:t>as views.</w:t>
      </w:r>
      <w:r w:rsidRPr="079F9594" w:rsidR="009B02FC">
        <w:rPr>
          <w:sz w:val="20"/>
          <w:szCs w:val="20"/>
          <w:lang w:val="en-GB"/>
        </w:rPr>
        <w:t xml:space="preserve"> Some features </w:t>
      </w:r>
      <w:r w:rsidRPr="079F9594" w:rsidR="005D56E1">
        <w:rPr>
          <w:sz w:val="20"/>
          <w:szCs w:val="20"/>
          <w:lang w:val="en-GB"/>
        </w:rPr>
        <w:t>were</w:t>
      </w:r>
      <w:r w:rsidRPr="079F9594" w:rsidR="009B02FC">
        <w:rPr>
          <w:sz w:val="20"/>
          <w:szCs w:val="20"/>
          <w:lang w:val="en-GB"/>
        </w:rPr>
        <w:t xml:space="preserve"> </w:t>
      </w:r>
      <w:r w:rsidRPr="079F9594" w:rsidR="007E73D5">
        <w:rPr>
          <w:sz w:val="20"/>
          <w:szCs w:val="20"/>
          <w:lang w:val="en-GB"/>
        </w:rPr>
        <w:t xml:space="preserve">created by calculations in SQL. </w:t>
      </w:r>
    </w:p>
    <w:p w:rsidRPr="00992CCF" w:rsidR="008D42A7" w:rsidP="008353BF" w:rsidRDefault="008D42A7" w14:paraId="32C0CA64" w14:textId="77777777">
      <w:pPr>
        <w:spacing w:before="0" w:after="0" w:line="240" w:lineRule="auto"/>
        <w:rPr>
          <w:sz w:val="20"/>
          <w:szCs w:val="20"/>
          <w:lang w:val="en-GB"/>
        </w:rPr>
      </w:pPr>
    </w:p>
    <w:p w:rsidRPr="00992CCF" w:rsidR="00BA13F2" w:rsidP="008353BF" w:rsidRDefault="00BA13F2" w14:paraId="08B9D5FD" w14:textId="71957B63">
      <w:pPr>
        <w:spacing w:before="0" w:after="0" w:line="240" w:lineRule="auto"/>
        <w:rPr>
          <w:sz w:val="20"/>
          <w:szCs w:val="20"/>
          <w:lang w:val="en-GB"/>
        </w:rPr>
      </w:pPr>
      <w:r w:rsidRPr="079F9594">
        <w:rPr>
          <w:sz w:val="20"/>
          <w:szCs w:val="20"/>
          <w:lang w:val="en-GB"/>
        </w:rPr>
        <w:t xml:space="preserve">In the end 4 views </w:t>
      </w:r>
      <w:r w:rsidRPr="079F9594" w:rsidR="005D56E1">
        <w:rPr>
          <w:sz w:val="20"/>
          <w:szCs w:val="20"/>
          <w:lang w:val="en-GB"/>
        </w:rPr>
        <w:t>were</w:t>
      </w:r>
      <w:r w:rsidRPr="079F9594">
        <w:rPr>
          <w:sz w:val="20"/>
          <w:szCs w:val="20"/>
          <w:lang w:val="en-GB"/>
        </w:rPr>
        <w:t xml:space="preserve"> exported as csv</w:t>
      </w:r>
      <w:r w:rsidRPr="079F9594" w:rsidR="2B60E29D">
        <w:rPr>
          <w:sz w:val="20"/>
          <w:szCs w:val="20"/>
          <w:lang w:val="en-GB"/>
        </w:rPr>
        <w:t xml:space="preserve"> </w:t>
      </w:r>
      <w:r w:rsidRPr="079F9594">
        <w:rPr>
          <w:sz w:val="20"/>
          <w:szCs w:val="20"/>
          <w:lang w:val="en-GB"/>
        </w:rPr>
        <w:t xml:space="preserve">files for </w:t>
      </w:r>
      <w:r w:rsidRPr="079F9594" w:rsidR="079F9594">
        <w:rPr>
          <w:sz w:val="20"/>
          <w:szCs w:val="20"/>
          <w:lang w:val="en-GB"/>
        </w:rPr>
        <w:t>import</w:t>
      </w:r>
      <w:r w:rsidRPr="079F9594" w:rsidR="00040A5B">
        <w:rPr>
          <w:sz w:val="20"/>
          <w:szCs w:val="20"/>
          <w:lang w:val="en-GB"/>
        </w:rPr>
        <w:t xml:space="preserve"> and modelling:</w:t>
      </w:r>
    </w:p>
    <w:p w:rsidRPr="00992CCF" w:rsidR="00326F64" w:rsidP="008353BF" w:rsidRDefault="00326F64" w14:paraId="548EE6C2" w14:textId="77777777">
      <w:pPr>
        <w:spacing w:before="0" w:after="0" w:line="240" w:lineRule="auto"/>
        <w:rPr>
          <w:sz w:val="20"/>
          <w:szCs w:val="20"/>
          <w:lang w:val="en-GB"/>
        </w:rPr>
      </w:pPr>
    </w:p>
    <w:p w:rsidRPr="00992CCF" w:rsidR="00107DA1" w:rsidP="17F7CEF4" w:rsidRDefault="079F9594" w14:paraId="63BB5954" w14:textId="6357B1AC">
      <w:pPr>
        <w:pStyle w:val="ListParagraph"/>
        <w:numPr>
          <w:ilvl w:val="0"/>
          <w:numId w:val="48"/>
        </w:numPr>
        <w:spacing w:before="0" w:after="0" w:line="240" w:lineRule="auto"/>
        <w:jc w:val="both"/>
        <w:rPr>
          <w:ins w:author="Gastbenutzer" w:date="2023-10-21T14:50:00Z" w:id="101"/>
          <w:sz w:val="20"/>
          <w:szCs w:val="20"/>
          <w:lang w:val="en-GB"/>
        </w:rPr>
      </w:pPr>
      <w:r w:rsidRPr="079F9594">
        <w:rPr>
          <w:sz w:val="20"/>
          <w:szCs w:val="20"/>
          <w:lang w:val="en-GB"/>
        </w:rPr>
        <w:t>SalesData-Example.csv</w:t>
      </w:r>
      <w:r w:rsidRPr="000D53C0" w:rsidR="00ED35C2">
        <w:rPr>
          <w:lang w:val="en-GB"/>
          <w:rPrChange w:author="Jonathan Leipold - BDAE Gruppe" w:date="2023-10-25T19:35:00Z" w:id="102">
            <w:rPr/>
          </w:rPrChange>
        </w:rPr>
        <w:br/>
      </w:r>
      <w:r w:rsidRPr="079F9594">
        <w:rPr>
          <w:sz w:val="20"/>
          <w:szCs w:val="20"/>
          <w:lang w:val="en-GB"/>
        </w:rPr>
        <w:t>Sales Data in form of transactions, in total about 230 000 transactions. Each transaction belongs to a specific contract and time period and represents incoming and outgoing cash flow. This data only includes transactions belonging to one main product and the period of 2014-2023 YTD.</w:t>
      </w:r>
      <w:ins w:author="Gastbenutzer" w:date="2023-10-21T14:49:00Z" w:id="103">
        <w:r w:rsidRPr="24603943" w:rsidR="24603943">
          <w:rPr>
            <w:sz w:val="20"/>
            <w:szCs w:val="20"/>
            <w:lang w:val="en-GB"/>
          </w:rPr>
          <w:t xml:space="preserve"> </w:t>
        </w:r>
      </w:ins>
      <w:ins w:author="Gastbenutzer" w:date="2023-10-21T14:50:00Z" w:id="104">
        <w:r w:rsidRPr="76CFD6E6" w:rsidR="76CFD6E6">
          <w:rPr>
            <w:sz w:val="20"/>
            <w:szCs w:val="20"/>
            <w:lang w:val="en-GB"/>
          </w:rPr>
          <w:t xml:space="preserve">The Sales Data dataset </w:t>
        </w:r>
      </w:ins>
      <w:ins w:author="Gastbenutzer" w:date="2023-10-21T14:51:00Z" w:id="105">
        <w:r w:rsidRPr="76CFD6E6" w:rsidR="76CFD6E6">
          <w:rPr>
            <w:sz w:val="20"/>
            <w:szCs w:val="20"/>
            <w:lang w:val="en-GB"/>
          </w:rPr>
          <w:t xml:space="preserve">includes </w:t>
        </w:r>
        <w:r w:rsidRPr="41173F34" w:rsidR="41173F34">
          <w:rPr>
            <w:sz w:val="20"/>
            <w:szCs w:val="20"/>
            <w:lang w:val="en-GB"/>
          </w:rPr>
          <w:t>as well</w:t>
        </w:r>
        <w:r w:rsidRPr="56DC062F" w:rsidR="56DC062F">
          <w:rPr>
            <w:sz w:val="20"/>
            <w:szCs w:val="20"/>
            <w:lang w:val="en-GB"/>
          </w:rPr>
          <w:t xml:space="preserve"> </w:t>
        </w:r>
      </w:ins>
      <w:ins w:author="Gastbenutzer" w:date="2023-10-21T14:50:00Z" w:id="106">
        <w:r w:rsidRPr="56DC062F" w:rsidR="56DC062F">
          <w:rPr>
            <w:sz w:val="20"/>
            <w:szCs w:val="20"/>
            <w:lang w:val="en-GB"/>
          </w:rPr>
          <w:t>36</w:t>
        </w:r>
        <w:r w:rsidRPr="17F7CEF4" w:rsidR="17F7CEF4">
          <w:rPr>
            <w:sz w:val="20"/>
            <w:szCs w:val="20"/>
            <w:lang w:val="en-GB"/>
          </w:rPr>
          <w:t xml:space="preserve"> variables (e.g., birthday, policy StartDate, premium Amount, Contract Id and Fee Rate, Zone </w:t>
        </w:r>
        <w:proofErr w:type="spellStart"/>
        <w:r w:rsidRPr="7E24303C" w:rsidR="7E24303C">
          <w:rPr>
            <w:sz w:val="20"/>
            <w:szCs w:val="20"/>
            <w:lang w:val="en-GB"/>
          </w:rPr>
          <w:t>Desc</w:t>
        </w:r>
        <w:proofErr w:type="spellEnd"/>
        <w:r w:rsidRPr="17F7CEF4" w:rsidR="17F7CEF4">
          <w:rPr>
            <w:sz w:val="20"/>
            <w:szCs w:val="20"/>
            <w:lang w:val="en-GB"/>
          </w:rPr>
          <w:t>).</w:t>
        </w:r>
      </w:ins>
    </w:p>
    <w:p w:rsidRPr="00992CCF" w:rsidR="00107DA1" w:rsidRDefault="00ED35C2" w14:paraId="69B022E6" w14:textId="57648A5B">
      <w:pPr>
        <w:spacing w:before="0" w:after="0" w:line="240" w:lineRule="auto"/>
        <w:jc w:val="both"/>
        <w:rPr>
          <w:sz w:val="20"/>
          <w:szCs w:val="20"/>
          <w:lang w:val="en-GB"/>
        </w:rPr>
        <w:pPrChange w:author="Gastbenutzer" w:date="2023-10-21T16:51:00Z" w:id="107">
          <w:pPr>
            <w:pStyle w:val="ListParagraph"/>
            <w:numPr>
              <w:numId w:val="48"/>
            </w:numPr>
            <w:spacing w:before="0" w:after="0" w:line="240" w:lineRule="auto"/>
            <w:ind w:hanging="360"/>
            <w:jc w:val="both"/>
          </w:pPr>
        </w:pPrChange>
      </w:pPr>
      <w:r w:rsidRPr="000D53C0">
        <w:rPr>
          <w:lang w:val="en-GB"/>
          <w:rPrChange w:author="Jonathan Leipold - BDAE Gruppe" w:date="2023-10-25T19:35:00Z" w:id="108">
            <w:rPr/>
          </w:rPrChange>
        </w:rPr>
        <w:br/>
      </w:r>
    </w:p>
    <w:p w:rsidRPr="00992CCF" w:rsidR="00107DA1" w:rsidP="079F9594" w:rsidRDefault="00ED35C2" w14:paraId="7855CC18" w14:textId="6F1F4332">
      <w:pPr>
        <w:pStyle w:val="ListParagraph"/>
        <w:numPr>
          <w:ilvl w:val="0"/>
          <w:numId w:val="48"/>
        </w:numPr>
        <w:spacing w:before="0" w:after="0" w:line="240" w:lineRule="auto"/>
        <w:jc w:val="both"/>
        <w:rPr>
          <w:sz w:val="20"/>
          <w:szCs w:val="20"/>
          <w:lang w:val="en-GB"/>
        </w:rPr>
      </w:pPr>
      <w:r w:rsidRPr="079F9594">
        <w:rPr>
          <w:sz w:val="20"/>
          <w:szCs w:val="20"/>
          <w:lang w:val="en-GB"/>
        </w:rPr>
        <w:t>premium_adjustments_example.csv</w:t>
      </w:r>
      <w:r w:rsidRPr="000D53C0" w:rsidR="00B73917">
        <w:rPr>
          <w:lang w:val="en-GB"/>
          <w:rPrChange w:author="Jonathan Leipold - BDAE Gruppe" w:date="2023-10-25T19:36:00Z" w:id="109">
            <w:rPr/>
          </w:rPrChange>
        </w:rPr>
        <w:br/>
      </w:r>
      <w:r w:rsidRPr="079F9594" w:rsidR="00107DA1">
        <w:rPr>
          <w:sz w:val="20"/>
          <w:szCs w:val="20"/>
          <w:lang w:val="en-GB"/>
        </w:rPr>
        <w:t xml:space="preserve">This data contains information about adjustments </w:t>
      </w:r>
      <w:r w:rsidRPr="079F9594" w:rsidR="002A44FD">
        <w:rPr>
          <w:sz w:val="20"/>
          <w:szCs w:val="20"/>
          <w:lang w:val="en-GB"/>
        </w:rPr>
        <w:t xml:space="preserve">of premium amounts of </w:t>
      </w:r>
      <w:r w:rsidRPr="079F9594" w:rsidR="00F94813">
        <w:rPr>
          <w:sz w:val="20"/>
          <w:szCs w:val="20"/>
          <w:lang w:val="en-GB"/>
        </w:rPr>
        <w:t>the main product</w:t>
      </w:r>
      <w:r w:rsidRPr="079F9594" w:rsidR="00BE313D">
        <w:rPr>
          <w:sz w:val="20"/>
          <w:szCs w:val="20"/>
          <w:lang w:val="en-GB"/>
        </w:rPr>
        <w:t xml:space="preserve">, in total </w:t>
      </w:r>
      <w:r w:rsidRPr="079F9594" w:rsidR="00BD58E5">
        <w:rPr>
          <w:sz w:val="20"/>
          <w:szCs w:val="20"/>
          <w:lang w:val="en-GB"/>
        </w:rPr>
        <w:t>58 lines</w:t>
      </w:r>
      <w:r w:rsidRPr="079F9594" w:rsidR="00F94813">
        <w:rPr>
          <w:sz w:val="20"/>
          <w:szCs w:val="20"/>
          <w:lang w:val="en-GB"/>
        </w:rPr>
        <w:t xml:space="preserve">. Each line belongs to a specific </w:t>
      </w:r>
      <w:r w:rsidRPr="079F9594" w:rsidR="00454401">
        <w:rPr>
          <w:sz w:val="20"/>
          <w:szCs w:val="20"/>
          <w:lang w:val="en-GB"/>
        </w:rPr>
        <w:t xml:space="preserve">adjustment date, </w:t>
      </w:r>
      <w:proofErr w:type="spellStart"/>
      <w:r w:rsidRPr="079F9594" w:rsidR="00454401">
        <w:rPr>
          <w:sz w:val="20"/>
          <w:szCs w:val="20"/>
          <w:lang w:val="en-GB"/>
        </w:rPr>
        <w:t>ZoneModel</w:t>
      </w:r>
      <w:proofErr w:type="spellEnd"/>
      <w:r w:rsidRPr="079F9594" w:rsidR="00A47B0E">
        <w:rPr>
          <w:sz w:val="20"/>
          <w:szCs w:val="20"/>
          <w:lang w:val="en-GB"/>
        </w:rPr>
        <w:t xml:space="preserve"> and product </w:t>
      </w:r>
      <w:r w:rsidRPr="079F9594" w:rsidR="00097D10">
        <w:rPr>
          <w:sz w:val="20"/>
          <w:szCs w:val="20"/>
          <w:lang w:val="en-GB"/>
        </w:rPr>
        <w:t>group.</w:t>
      </w:r>
      <w:r w:rsidRPr="079F9594" w:rsidR="00CE1F46">
        <w:rPr>
          <w:sz w:val="20"/>
          <w:szCs w:val="20"/>
          <w:lang w:val="en-GB"/>
        </w:rPr>
        <w:t xml:space="preserve"> </w:t>
      </w:r>
      <w:r w:rsidRPr="079F9594" w:rsidR="52A02305">
        <w:rPr>
          <w:sz w:val="20"/>
          <w:szCs w:val="20"/>
          <w:lang w:val="en-GB"/>
        </w:rPr>
        <w:t xml:space="preserve">It </w:t>
      </w:r>
      <w:r w:rsidRPr="079F9594" w:rsidR="079F9594">
        <w:rPr>
          <w:sz w:val="20"/>
          <w:szCs w:val="20"/>
          <w:lang w:val="en-GB"/>
        </w:rPr>
        <w:t>is</w:t>
      </w:r>
      <w:r w:rsidRPr="079F9594" w:rsidR="00CE1F46">
        <w:rPr>
          <w:sz w:val="20"/>
          <w:szCs w:val="20"/>
          <w:lang w:val="en-GB"/>
        </w:rPr>
        <w:t xml:space="preserve"> </w:t>
      </w:r>
      <w:r w:rsidRPr="079F9594" w:rsidR="5000E871">
        <w:rPr>
          <w:sz w:val="20"/>
          <w:szCs w:val="20"/>
          <w:lang w:val="en-GB"/>
        </w:rPr>
        <w:t xml:space="preserve">merged </w:t>
      </w:r>
      <w:r w:rsidRPr="079F9594" w:rsidR="079F9594">
        <w:rPr>
          <w:sz w:val="20"/>
          <w:szCs w:val="20"/>
          <w:lang w:val="en-GB"/>
        </w:rPr>
        <w:t>with</w:t>
      </w:r>
      <w:r w:rsidRPr="079F9594" w:rsidR="00CE1F46">
        <w:rPr>
          <w:sz w:val="20"/>
          <w:szCs w:val="20"/>
          <w:lang w:val="en-GB"/>
        </w:rPr>
        <w:t xml:space="preserve"> the sales</w:t>
      </w:r>
      <w:r w:rsidRPr="079F9594" w:rsidR="00BE313D">
        <w:rPr>
          <w:sz w:val="20"/>
          <w:szCs w:val="20"/>
          <w:lang w:val="en-GB"/>
        </w:rPr>
        <w:t xml:space="preserve"> data later via time and product code.</w:t>
      </w:r>
    </w:p>
    <w:p w:rsidRPr="00992CCF" w:rsidR="00753295" w:rsidP="079F9594" w:rsidRDefault="00753295" w14:paraId="31D17A8E" w14:textId="77777777">
      <w:pPr>
        <w:spacing w:before="0" w:after="0" w:line="240" w:lineRule="auto"/>
        <w:jc w:val="both"/>
        <w:rPr>
          <w:sz w:val="20"/>
          <w:szCs w:val="20"/>
          <w:lang w:val="en-GB"/>
        </w:rPr>
      </w:pPr>
    </w:p>
    <w:p w:rsidRPr="00992CCF" w:rsidR="00753295" w:rsidP="079F9594" w:rsidRDefault="00753295" w14:paraId="37DF74B3" w14:textId="4E8C980C">
      <w:pPr>
        <w:spacing w:before="0" w:after="0" w:line="240" w:lineRule="auto"/>
        <w:rPr>
          <w:sz w:val="20"/>
          <w:szCs w:val="20"/>
          <w:lang w:val="en-GB"/>
        </w:rPr>
      </w:pPr>
      <w:r w:rsidRPr="079F9594">
        <w:rPr>
          <w:sz w:val="20"/>
          <w:szCs w:val="20"/>
          <w:lang w:val="en-GB"/>
        </w:rPr>
        <w:t>For the second sub</w:t>
      </w:r>
      <w:r w:rsidRPr="079F9594" w:rsidR="00635491">
        <w:rPr>
          <w:sz w:val="20"/>
          <w:szCs w:val="20"/>
          <w:lang w:val="en-GB"/>
        </w:rPr>
        <w:t>-project 2 more datasets w</w:t>
      </w:r>
      <w:del w:author="Gastbenutzer" w:date="2023-10-20T17:33:00Z" w:id="110">
        <w:r w:rsidRPr="079F9594" w:rsidR="00635491">
          <w:rPr>
            <w:sz w:val="20"/>
            <w:szCs w:val="20"/>
            <w:lang w:val="en-GB"/>
          </w:rPr>
          <w:delText>h</w:delText>
        </w:r>
      </w:del>
      <w:r w:rsidRPr="079F9594" w:rsidR="00635491">
        <w:rPr>
          <w:sz w:val="20"/>
          <w:szCs w:val="20"/>
          <w:lang w:val="en-GB"/>
        </w:rPr>
        <w:t>ere created:</w:t>
      </w:r>
      <w:r w:rsidRPr="008B783B" w:rsidR="00635491">
        <w:rPr>
          <w:lang w:val="en-GB"/>
          <w:rPrChange w:author="Jonathan Leipold - BDAE Gruppe" w:date="2023-10-21T12:14:00Z" w:id="111">
            <w:rPr/>
          </w:rPrChange>
        </w:rPr>
        <w:br/>
      </w:r>
    </w:p>
    <w:p w:rsidRPr="00992CCF" w:rsidR="00382679" w:rsidP="079F9594" w:rsidRDefault="00910542" w14:paraId="0731B788" w14:textId="53875E51">
      <w:pPr>
        <w:pStyle w:val="ListParagraph"/>
        <w:numPr>
          <w:ilvl w:val="0"/>
          <w:numId w:val="48"/>
        </w:numPr>
        <w:spacing w:before="0" w:after="0" w:line="240" w:lineRule="auto"/>
        <w:jc w:val="both"/>
        <w:rPr>
          <w:sz w:val="20"/>
          <w:szCs w:val="20"/>
          <w:lang w:val="en-GB"/>
        </w:rPr>
      </w:pPr>
      <w:r w:rsidRPr="079F9594">
        <w:rPr>
          <w:sz w:val="20"/>
          <w:szCs w:val="20"/>
          <w:lang w:val="en-GB"/>
        </w:rPr>
        <w:t>BDAE_DataMining_Policies.csv</w:t>
      </w:r>
      <w:r w:rsidRPr="000D53C0">
        <w:rPr>
          <w:lang w:val="en-GB"/>
          <w:rPrChange w:author="Jonathan Leipold - BDAE Gruppe" w:date="2023-10-25T19:36:00Z" w:id="112">
            <w:rPr/>
          </w:rPrChange>
        </w:rPr>
        <w:br/>
      </w:r>
      <w:r w:rsidRPr="000D53C0">
        <w:rPr>
          <w:lang w:val="en-GB"/>
          <w:rPrChange w:author="Jonathan Leipold - BDAE Gruppe" w:date="2023-10-25T19:36:00Z" w:id="113">
            <w:rPr/>
          </w:rPrChange>
        </w:rPr>
        <w:br/>
      </w:r>
      <w:r w:rsidRPr="079F9594">
        <w:rPr>
          <w:sz w:val="20"/>
          <w:szCs w:val="20"/>
          <w:lang w:val="en-GB"/>
        </w:rPr>
        <w:t xml:space="preserve">This data </w:t>
      </w:r>
      <w:r w:rsidRPr="079F9594" w:rsidR="00AB6B3F">
        <w:rPr>
          <w:sz w:val="20"/>
          <w:szCs w:val="20"/>
          <w:lang w:val="en-GB"/>
        </w:rPr>
        <w:t>contains information belonging to one specific contract</w:t>
      </w:r>
      <w:r w:rsidRPr="079F9594" w:rsidR="002A7334">
        <w:rPr>
          <w:sz w:val="20"/>
          <w:szCs w:val="20"/>
          <w:lang w:val="en-GB"/>
        </w:rPr>
        <w:t xml:space="preserve">. Some data comes directly from </w:t>
      </w:r>
      <w:r w:rsidRPr="079F9594" w:rsidR="33200D27">
        <w:rPr>
          <w:sz w:val="20"/>
          <w:szCs w:val="20"/>
          <w:lang w:val="en-GB"/>
        </w:rPr>
        <w:t>the contract</w:t>
      </w:r>
      <w:r w:rsidRPr="079F9594" w:rsidR="002A7334">
        <w:rPr>
          <w:sz w:val="20"/>
          <w:szCs w:val="20"/>
          <w:lang w:val="en-GB"/>
        </w:rPr>
        <w:t xml:space="preserve"> information, </w:t>
      </w:r>
      <w:r w:rsidRPr="079F9594" w:rsidR="6F929EC8">
        <w:rPr>
          <w:sz w:val="20"/>
          <w:szCs w:val="20"/>
          <w:lang w:val="en-GB"/>
        </w:rPr>
        <w:t xml:space="preserve">other </w:t>
      </w:r>
      <w:r w:rsidRPr="079F9594" w:rsidR="079F9594">
        <w:rPr>
          <w:sz w:val="20"/>
          <w:szCs w:val="20"/>
          <w:lang w:val="en-GB"/>
        </w:rPr>
        <w:t>variables were</w:t>
      </w:r>
      <w:r w:rsidRPr="079F9594" w:rsidR="002A7334">
        <w:rPr>
          <w:sz w:val="20"/>
          <w:szCs w:val="20"/>
          <w:lang w:val="en-GB"/>
        </w:rPr>
        <w:t xml:space="preserve"> calculated as sums</w:t>
      </w:r>
      <w:r w:rsidRPr="079F9594" w:rsidR="000A6274">
        <w:rPr>
          <w:sz w:val="20"/>
          <w:szCs w:val="20"/>
          <w:lang w:val="en-GB"/>
        </w:rPr>
        <w:t xml:space="preserve">, </w:t>
      </w:r>
      <w:r w:rsidRPr="079F9594" w:rsidR="0086423A">
        <w:rPr>
          <w:sz w:val="20"/>
          <w:szCs w:val="20"/>
          <w:lang w:val="en-GB"/>
        </w:rPr>
        <w:t xml:space="preserve">ratios </w:t>
      </w:r>
      <w:r w:rsidRPr="079F9594" w:rsidR="000A6274">
        <w:rPr>
          <w:sz w:val="20"/>
          <w:szCs w:val="20"/>
          <w:lang w:val="en-GB"/>
        </w:rPr>
        <w:t xml:space="preserve">etc. </w:t>
      </w:r>
      <w:r w:rsidRPr="079F9594" w:rsidR="0086423A">
        <w:rPr>
          <w:sz w:val="20"/>
          <w:szCs w:val="20"/>
          <w:lang w:val="en-GB"/>
        </w:rPr>
        <w:t xml:space="preserve">of the transaction lines used above as </w:t>
      </w:r>
      <w:proofErr w:type="spellStart"/>
      <w:r w:rsidRPr="079F9594" w:rsidR="0086423A">
        <w:rPr>
          <w:sz w:val="20"/>
          <w:szCs w:val="20"/>
          <w:lang w:val="en-GB"/>
        </w:rPr>
        <w:t>SalesData</w:t>
      </w:r>
      <w:proofErr w:type="spellEnd"/>
      <w:r w:rsidRPr="079F9594" w:rsidR="0086423A">
        <w:rPr>
          <w:sz w:val="20"/>
          <w:szCs w:val="20"/>
          <w:lang w:val="en-GB"/>
        </w:rPr>
        <w:t>.</w:t>
      </w:r>
      <w:r w:rsidRPr="079F9594" w:rsidR="000113C3">
        <w:rPr>
          <w:sz w:val="20"/>
          <w:szCs w:val="20"/>
          <w:lang w:val="en-GB"/>
        </w:rPr>
        <w:t xml:space="preserve"> It includes all </w:t>
      </w:r>
      <w:r w:rsidRPr="079F9594" w:rsidR="00DC0A43">
        <w:rPr>
          <w:sz w:val="20"/>
          <w:szCs w:val="20"/>
          <w:lang w:val="en-GB"/>
        </w:rPr>
        <w:t xml:space="preserve">contracts created </w:t>
      </w:r>
      <w:r w:rsidRPr="079F9594" w:rsidR="002B038E">
        <w:rPr>
          <w:sz w:val="20"/>
          <w:szCs w:val="20"/>
          <w:lang w:val="en-GB"/>
        </w:rPr>
        <w:t xml:space="preserve">after 01.01.2017. In total </w:t>
      </w:r>
      <w:r w:rsidRPr="079F9594" w:rsidR="00E70466">
        <w:rPr>
          <w:sz w:val="20"/>
          <w:szCs w:val="20"/>
          <w:lang w:val="en-GB"/>
        </w:rPr>
        <w:t>about 20 000 lines. The file was updated with more recent data as well as corrections and additional features from SQL in another file BDAE_DataMining_Policies_v2.csv</w:t>
      </w:r>
      <w:r w:rsidRPr="000D53C0" w:rsidR="00E70466">
        <w:rPr>
          <w:lang w:val="en-GB"/>
          <w:rPrChange w:author="Jonathan Leipold - BDAE Gruppe" w:date="2023-10-25T19:36:00Z" w:id="114">
            <w:rPr/>
          </w:rPrChange>
        </w:rPr>
        <w:br/>
      </w:r>
    </w:p>
    <w:p w:rsidRPr="00992CCF" w:rsidR="00E70466" w:rsidP="00B73917" w:rsidRDefault="00147022" w14:paraId="5E192721" w14:textId="30EB69B7">
      <w:pPr>
        <w:pStyle w:val="ListParagraph"/>
        <w:numPr>
          <w:ilvl w:val="0"/>
          <w:numId w:val="48"/>
        </w:numPr>
        <w:spacing w:before="0" w:after="0" w:line="240" w:lineRule="auto"/>
        <w:rPr>
          <w:sz w:val="20"/>
          <w:szCs w:val="20"/>
          <w:lang w:val="en-GB"/>
        </w:rPr>
      </w:pPr>
      <w:r w:rsidRPr="079F9594">
        <w:rPr>
          <w:sz w:val="20"/>
          <w:szCs w:val="20"/>
          <w:lang w:val="en-GB"/>
        </w:rPr>
        <w:t>BDAE_DataMining_Products.csv</w:t>
      </w:r>
      <w:r>
        <w:br/>
      </w:r>
    </w:p>
    <w:p w:rsidRPr="00992CCF" w:rsidR="00147022" w:rsidP="079F9594" w:rsidRDefault="00DD3B27" w14:paraId="3D6C0051" w14:textId="7C0205CB">
      <w:pPr>
        <w:pStyle w:val="ListParagraph"/>
        <w:spacing w:before="0" w:after="0" w:line="240" w:lineRule="auto"/>
        <w:rPr>
          <w:sz w:val="20"/>
          <w:szCs w:val="20"/>
          <w:lang w:val="en-GB"/>
        </w:rPr>
      </w:pPr>
      <w:r w:rsidRPr="079F9594">
        <w:rPr>
          <w:sz w:val="20"/>
          <w:szCs w:val="20"/>
          <w:lang w:val="en-GB"/>
        </w:rPr>
        <w:t>Desc</w:t>
      </w:r>
      <w:r w:rsidRPr="079F9594" w:rsidR="00434A18">
        <w:rPr>
          <w:sz w:val="20"/>
          <w:szCs w:val="20"/>
          <w:lang w:val="en-GB"/>
        </w:rPr>
        <w:t>r</w:t>
      </w:r>
      <w:r w:rsidRPr="079F9594">
        <w:rPr>
          <w:sz w:val="20"/>
          <w:szCs w:val="20"/>
          <w:lang w:val="en-GB"/>
        </w:rPr>
        <w:t>ibes special characteristics of products like</w:t>
      </w:r>
      <w:r w:rsidRPr="079F9594" w:rsidR="00CA3AFC">
        <w:rPr>
          <w:sz w:val="20"/>
          <w:szCs w:val="20"/>
          <w:lang w:val="en-GB"/>
        </w:rPr>
        <w:t xml:space="preserve"> category, max. duration, etc</w:t>
      </w:r>
      <w:r w:rsidRPr="079F9594" w:rsidR="079F9594">
        <w:rPr>
          <w:sz w:val="20"/>
          <w:szCs w:val="20"/>
          <w:lang w:val="en-GB"/>
        </w:rPr>
        <w:t>.</w:t>
      </w:r>
      <w:r w:rsidRPr="079F9594" w:rsidR="00434A18">
        <w:rPr>
          <w:sz w:val="20"/>
          <w:szCs w:val="20"/>
          <w:lang w:val="en-GB"/>
        </w:rPr>
        <w:t xml:space="preserve"> They can be </w:t>
      </w:r>
      <w:r w:rsidRPr="079F9594" w:rsidR="155FDB87">
        <w:rPr>
          <w:sz w:val="20"/>
          <w:szCs w:val="20"/>
          <w:lang w:val="en-GB"/>
        </w:rPr>
        <w:t>merged with</w:t>
      </w:r>
      <w:r w:rsidRPr="079F9594" w:rsidR="33835677">
        <w:rPr>
          <w:sz w:val="20"/>
          <w:szCs w:val="20"/>
          <w:lang w:val="en-GB"/>
        </w:rPr>
        <w:t xml:space="preserve"> </w:t>
      </w:r>
      <w:r w:rsidRPr="079F9594" w:rsidR="00434A18">
        <w:rPr>
          <w:sz w:val="20"/>
          <w:szCs w:val="20"/>
          <w:lang w:val="en-GB"/>
        </w:rPr>
        <w:t xml:space="preserve">the </w:t>
      </w:r>
      <w:r w:rsidRPr="079F9594" w:rsidR="7DC82E13">
        <w:rPr>
          <w:sz w:val="20"/>
          <w:szCs w:val="20"/>
          <w:lang w:val="en-GB"/>
        </w:rPr>
        <w:t>contracts’</w:t>
      </w:r>
      <w:r w:rsidRPr="079F9594" w:rsidR="00434A18">
        <w:rPr>
          <w:sz w:val="20"/>
          <w:szCs w:val="20"/>
          <w:lang w:val="en-GB"/>
        </w:rPr>
        <w:t xml:space="preserve"> information </w:t>
      </w:r>
      <w:r w:rsidRPr="079F9594" w:rsidR="00A67E53">
        <w:rPr>
          <w:sz w:val="20"/>
          <w:szCs w:val="20"/>
          <w:lang w:val="en-GB"/>
        </w:rPr>
        <w:t xml:space="preserve">via the </w:t>
      </w:r>
      <w:r w:rsidRPr="079F9594" w:rsidR="00416081">
        <w:rPr>
          <w:sz w:val="20"/>
          <w:szCs w:val="20"/>
          <w:lang w:val="en-GB"/>
        </w:rPr>
        <w:t>unique product code. In total about 300 lines.</w:t>
      </w:r>
      <w:r w:rsidRPr="079F9594" w:rsidR="00CA3AFC">
        <w:rPr>
          <w:sz w:val="20"/>
          <w:szCs w:val="20"/>
          <w:lang w:val="en-GB"/>
        </w:rPr>
        <w:t xml:space="preserve"> </w:t>
      </w:r>
    </w:p>
    <w:p w:rsidRPr="00992CCF" w:rsidR="008353BF" w:rsidP="079F9594" w:rsidRDefault="008353BF" w14:paraId="1CD95B6A" w14:textId="6286C020">
      <w:pPr>
        <w:spacing w:before="0" w:after="0" w:line="240" w:lineRule="auto"/>
        <w:rPr>
          <w:sz w:val="20"/>
          <w:szCs w:val="20"/>
          <w:lang w:val="en-GB"/>
        </w:rPr>
      </w:pPr>
    </w:p>
    <w:p w:rsidRPr="00992CCF" w:rsidR="0087181A" w:rsidP="0087181A" w:rsidRDefault="0087181A" w14:paraId="0F39958A" w14:textId="2BE54DF4">
      <w:pPr>
        <w:jc w:val="both"/>
        <w:rPr>
          <w:sz w:val="20"/>
          <w:szCs w:val="20"/>
          <w:lang w:val="en-GB"/>
        </w:rPr>
      </w:pPr>
      <w:r w:rsidRPr="079F9594">
        <w:rPr>
          <w:sz w:val="20"/>
          <w:szCs w:val="20"/>
          <w:lang w:val="en-GB"/>
        </w:rPr>
        <w:t xml:space="preserve">The project is </w:t>
      </w:r>
      <w:proofErr w:type="spellStart"/>
      <w:r w:rsidRPr="079F9594">
        <w:rPr>
          <w:sz w:val="20"/>
          <w:szCs w:val="20"/>
          <w:lang w:val="en-GB"/>
        </w:rPr>
        <w:t>splited</w:t>
      </w:r>
      <w:proofErr w:type="spellEnd"/>
      <w:r w:rsidRPr="079F9594">
        <w:rPr>
          <w:sz w:val="20"/>
          <w:szCs w:val="20"/>
          <w:lang w:val="en-GB"/>
        </w:rPr>
        <w:t xml:space="preserve"> in two sub-projects: sales (premium amount) prediction and churn prediction and will be presented in this part by sub-project for a better understandability. </w:t>
      </w:r>
    </w:p>
    <w:p w:rsidRPr="00992CCF" w:rsidR="00983985" w:rsidRDefault="00983985" w14:paraId="3C08A33B" w14:textId="77777777">
      <w:pPr>
        <w:rPr>
          <w:rFonts w:asciiTheme="majorHAnsi" w:hAnsiTheme="majorHAnsi" w:eastAsiaTheme="majorEastAsia" w:cstheme="majorBidi"/>
          <w:caps/>
          <w:color w:val="007789" w:themeColor="accent1" w:themeShade="BF"/>
          <w:lang w:val="en-GB"/>
        </w:rPr>
      </w:pPr>
      <w:r w:rsidRPr="079F9594">
        <w:rPr>
          <w:sz w:val="20"/>
          <w:szCs w:val="20"/>
          <w:lang w:val="en-GB"/>
        </w:rPr>
        <w:br w:type="page"/>
      </w:r>
    </w:p>
    <w:p w:rsidRPr="00992CCF" w:rsidR="008353BF" w:rsidP="008353BF" w:rsidRDefault="008353BF" w14:paraId="2F2A7F2A" w14:textId="715098F3">
      <w:pPr>
        <w:pStyle w:val="Heading2"/>
        <w:rPr>
          <w:sz w:val="22"/>
          <w:lang w:val="en-GB"/>
          <w:rPrChange w:author="Jonathan Leipold - BDAE Gruppe" w:date="2023-10-18T10:09:00Z" w:id="115">
            <w:rPr>
              <w:lang w:val="en-GB"/>
            </w:rPr>
          </w:rPrChange>
        </w:rPr>
      </w:pPr>
      <w:bookmarkStart w:name="_Toc148803220" w:id="116"/>
      <w:bookmarkStart w:name="_Toc928019284" w:id="117"/>
      <w:r w:rsidRPr="59DC0485">
        <w:rPr>
          <w:sz w:val="22"/>
          <w:lang w:val="en-GB"/>
          <w:rPrChange w:author="Jonathan Leipold - BDAE Gruppe" w:date="2023-10-18T10:09:00Z" w:id="118">
            <w:rPr>
              <w:lang w:val="en-GB"/>
            </w:rPr>
          </w:rPrChange>
        </w:rPr>
        <w:t>II.1. Sales prediction</w:t>
      </w:r>
      <w:bookmarkEnd w:id="116"/>
      <w:bookmarkEnd w:id="117"/>
      <w:r w:rsidRPr="59DC0485">
        <w:rPr>
          <w:sz w:val="22"/>
          <w:lang w:val="en-GB"/>
          <w:rPrChange w:author="Jonathan Leipold - BDAE Gruppe" w:date="2023-10-18T10:09:00Z" w:id="119">
            <w:rPr>
              <w:lang w:val="en-GB"/>
            </w:rPr>
          </w:rPrChange>
        </w:rPr>
        <w:t xml:space="preserve"> </w:t>
      </w:r>
    </w:p>
    <w:p w:rsidRPr="00992CCF" w:rsidR="008353BF" w:rsidP="00034E84" w:rsidRDefault="008353BF" w14:paraId="0C5D324C" w14:textId="77777777">
      <w:pPr>
        <w:pStyle w:val="Heading2"/>
        <w:rPr>
          <w:sz w:val="22"/>
          <w:szCs w:val="20"/>
          <w:lang w:val="en-GB"/>
          <w:rPrChange w:author="Jonathan Leipold - BDAE Gruppe" w:date="2023-10-18T10:09:00Z" w:id="120">
            <w:rPr>
              <w:lang w:val="en-GB"/>
            </w:rPr>
          </w:rPrChange>
        </w:rPr>
      </w:pPr>
    </w:p>
    <w:p w:rsidRPr="00992CCF" w:rsidR="00034E84" w:rsidP="00034E84" w:rsidRDefault="00034E84" w14:paraId="6E5F3E63" w14:textId="77777777">
      <w:pPr>
        <w:pStyle w:val="Heading2"/>
        <w:spacing w:before="360" w:after="120"/>
        <w:jc w:val="both"/>
        <w:rPr>
          <w:sz w:val="22"/>
          <w:lang w:val="en-GB"/>
        </w:rPr>
      </w:pPr>
      <w:bookmarkStart w:name="_Toc148803221" w:id="121"/>
      <w:bookmarkStart w:name="_Toc1681293684" w:id="122"/>
      <w:r w:rsidRPr="07100B5D">
        <w:rPr>
          <w:sz w:val="22"/>
          <w:lang w:val="en-GB"/>
          <w:rPrChange w:author="Jonathan Leipold - BDAE Gruppe" w:date="2023-10-18T10:09:00Z" w:id="123">
            <w:rPr>
              <w:lang w:val="en-GB"/>
            </w:rPr>
          </w:rPrChange>
        </w:rPr>
        <w:t>Relevance</w:t>
      </w:r>
      <w:bookmarkEnd w:id="121"/>
      <w:bookmarkEnd w:id="122"/>
    </w:p>
    <w:p w:rsidR="07100B5D" w:rsidRDefault="07100B5D" w14:paraId="7E0C6B87" w14:textId="39F52B8F">
      <w:pPr>
        <w:pStyle w:val="ListBullet"/>
        <w:numPr>
          <w:ilvl w:val="0"/>
          <w:numId w:val="0"/>
        </w:numPr>
        <w:jc w:val="both"/>
        <w:rPr>
          <w:ins w:author="Gastbenutzer" w:date="2023-10-21T12:12:00Z" w:id="124"/>
          <w:sz w:val="20"/>
          <w:szCs w:val="20"/>
          <w:lang w:val="en-GB"/>
        </w:rPr>
        <w:pPrChange w:author="Gastbenutzer" w:date="2023-10-21T12:03:00Z" w:id="125">
          <w:pPr>
            <w:pStyle w:val="ListBullet"/>
          </w:pPr>
        </w:pPrChange>
      </w:pPr>
      <w:del w:author="Gastbenutzer" w:date="2023-10-21T12:09:00Z" w:id="126">
        <w:r w:rsidRPr="40426DE4">
          <w:rPr>
            <w:sz w:val="20"/>
            <w:szCs w:val="20"/>
            <w:lang w:val="en-GB"/>
            <w:rPrChange w:author="Gastbenutzer" w:date="2023-10-21T14:03:00Z" w:id="127">
              <w:rPr>
                <w:color w:val="1AB39F" w:themeColor="accent6"/>
                <w:lang w:val="en-GB"/>
              </w:rPr>
            </w:rPrChange>
          </w:rPr>
          <w:delText xml:space="preserve">For the prediction of the premium amount (target variable), </w:delText>
        </w:r>
        <w:r w:rsidRPr="7AB28238" w:rsidDel="7AB28238">
          <w:rPr>
            <w:sz w:val="20"/>
            <w:szCs w:val="20"/>
            <w:lang w:val="en-GB"/>
            <w:rPrChange w:author="Gastbenutzer" w:date="2023-10-21T12:03:00Z" w:id="128">
              <w:rPr>
                <w:color w:val="1AB39F" w:themeColor="accent6"/>
                <w:lang w:val="en-GB"/>
              </w:rPr>
            </w:rPrChange>
          </w:rPr>
          <w:delText>t</w:delText>
        </w:r>
      </w:del>
      <w:ins w:author="Gastbenutzer" w:date="2023-10-21T12:09:00Z" w:id="129">
        <w:r w:rsidRPr="7AB28238" w:rsidR="7AB28238">
          <w:rPr>
            <w:sz w:val="20"/>
            <w:szCs w:val="20"/>
            <w:lang w:val="en-GB"/>
          </w:rPr>
          <w:t>T</w:t>
        </w:r>
      </w:ins>
      <w:r w:rsidRPr="7AB28238" w:rsidR="7AB28238">
        <w:rPr>
          <w:sz w:val="20"/>
          <w:szCs w:val="20"/>
          <w:lang w:val="en-GB"/>
          <w:rPrChange w:author="Gastbenutzer" w:date="2023-10-21T12:03:00Z" w:id="130">
            <w:rPr>
              <w:color w:val="1AB39F" w:themeColor="accent6"/>
              <w:lang w:val="en-GB"/>
            </w:rPr>
          </w:rPrChange>
        </w:rPr>
        <w:t>he</w:t>
      </w:r>
      <w:r w:rsidRPr="40426DE4">
        <w:rPr>
          <w:sz w:val="20"/>
          <w:szCs w:val="20"/>
          <w:lang w:val="en-GB"/>
          <w:rPrChange w:author="Gastbenutzer" w:date="2023-10-21T14:03:00Z" w:id="131">
            <w:rPr>
              <w:color w:val="1AB39F" w:themeColor="accent6"/>
              <w:lang w:val="en-GB"/>
            </w:rPr>
          </w:rPrChange>
        </w:rPr>
        <w:t xml:space="preserve"> development of the </w:t>
      </w:r>
      <w:ins w:author="Gastbenutzer" w:date="2023-10-21T12:09:00Z" w:id="132">
        <w:r w:rsidRPr="0290C96D" w:rsidR="0290C96D">
          <w:rPr>
            <w:sz w:val="20"/>
            <w:szCs w:val="20"/>
            <w:lang w:val="en-GB"/>
          </w:rPr>
          <w:t xml:space="preserve">premium </w:t>
        </w:r>
      </w:ins>
      <w:r w:rsidRPr="0290C96D" w:rsidR="0290C96D">
        <w:rPr>
          <w:sz w:val="20"/>
          <w:szCs w:val="20"/>
          <w:lang w:val="en-GB"/>
          <w:rPrChange w:author="Gastbenutzer" w:date="2023-10-21T12:03:00Z" w:id="133">
            <w:rPr>
              <w:color w:val="1AB39F" w:themeColor="accent6"/>
              <w:lang w:val="en-GB"/>
            </w:rPr>
          </w:rPrChange>
        </w:rPr>
        <w:t>amount</w:t>
      </w:r>
      <w:r w:rsidRPr="40426DE4">
        <w:rPr>
          <w:sz w:val="20"/>
          <w:szCs w:val="20"/>
          <w:lang w:val="en-GB"/>
          <w:rPrChange w:author="Gastbenutzer" w:date="2023-10-21T14:03:00Z" w:id="134">
            <w:rPr>
              <w:color w:val="1AB39F" w:themeColor="accent6"/>
              <w:lang w:val="en-GB"/>
            </w:rPr>
          </w:rPrChange>
        </w:rPr>
        <w:t xml:space="preserve"> </w:t>
      </w:r>
      <w:del w:author="Gastbenutzer" w:date="2023-10-21T12:10:00Z" w:id="135">
        <w:r w:rsidRPr="40426DE4">
          <w:rPr>
            <w:sz w:val="20"/>
            <w:szCs w:val="20"/>
            <w:lang w:val="en-GB"/>
            <w:rPrChange w:author="Gastbenutzer" w:date="2023-10-21T14:03:00Z" w:id="136">
              <w:rPr>
                <w:color w:val="1AB39F" w:themeColor="accent6"/>
                <w:lang w:val="en-GB"/>
              </w:rPr>
            </w:rPrChange>
          </w:rPr>
          <w:delText xml:space="preserve">per month </w:delText>
        </w:r>
      </w:del>
      <w:r w:rsidRPr="40426DE4">
        <w:rPr>
          <w:sz w:val="20"/>
          <w:szCs w:val="20"/>
          <w:lang w:val="en-GB"/>
          <w:rPrChange w:author="Gastbenutzer" w:date="2023-10-21T14:03:00Z" w:id="137">
            <w:rPr>
              <w:color w:val="1AB39F" w:themeColor="accent6"/>
              <w:lang w:val="en-GB"/>
            </w:rPr>
          </w:rPrChange>
        </w:rPr>
        <w:t xml:space="preserve">over the years 2014 - 2023 </w:t>
      </w:r>
      <w:ins w:author="Gastbenutzer" w:date="2023-10-21T14:37:00Z" w:id="138">
        <w:r w:rsidRPr="7F8982F9" w:rsidR="7F8982F9">
          <w:rPr>
            <w:sz w:val="20"/>
            <w:szCs w:val="20"/>
            <w:lang w:val="en-GB"/>
          </w:rPr>
          <w:t>is</w:t>
        </w:r>
      </w:ins>
      <w:del w:author="Gastbenutzer" w:date="2023-10-21T14:37:00Z" w:id="139">
        <w:r w:rsidRPr="40426DE4">
          <w:rPr>
            <w:sz w:val="20"/>
            <w:szCs w:val="20"/>
            <w:lang w:val="en-GB"/>
            <w:rPrChange w:author="Gastbenutzer" w:date="2023-10-21T14:03:00Z" w:id="140">
              <w:rPr>
                <w:color w:val="1AB39F" w:themeColor="accent6"/>
                <w:lang w:val="en-GB"/>
              </w:rPr>
            </w:rPrChange>
          </w:rPr>
          <w:delText>was</w:delText>
        </w:r>
      </w:del>
      <w:r w:rsidRPr="40426DE4">
        <w:rPr>
          <w:sz w:val="20"/>
          <w:szCs w:val="20"/>
          <w:lang w:val="en-GB"/>
          <w:rPrChange w:author="Gastbenutzer" w:date="2023-10-21T14:03:00Z" w:id="141">
            <w:rPr>
              <w:color w:val="1AB39F" w:themeColor="accent6"/>
              <w:lang w:val="en-GB"/>
            </w:rPr>
          </w:rPrChange>
        </w:rPr>
        <w:t xml:space="preserve"> most relevant</w:t>
      </w:r>
      <w:ins w:author="Gastbenutzer" w:date="2023-10-21T12:10:00Z" w:id="142">
        <w:r w:rsidRPr="178D9C07" w:rsidR="178D9C07">
          <w:rPr>
            <w:sz w:val="20"/>
            <w:szCs w:val="20"/>
            <w:lang w:val="en-GB"/>
          </w:rPr>
          <w:t xml:space="preserve"> </w:t>
        </w:r>
        <w:r w:rsidRPr="5A24E992" w:rsidR="5A24E992">
          <w:rPr>
            <w:sz w:val="20"/>
            <w:szCs w:val="20"/>
            <w:lang w:val="en-GB"/>
          </w:rPr>
          <w:t xml:space="preserve">for the sales </w:t>
        </w:r>
        <w:r w:rsidRPr="0D199B5C" w:rsidR="0D199B5C">
          <w:rPr>
            <w:sz w:val="20"/>
            <w:szCs w:val="20"/>
            <w:lang w:val="en-GB"/>
          </w:rPr>
          <w:t>prediction</w:t>
        </w:r>
      </w:ins>
      <w:r w:rsidRPr="770FDD71" w:rsidR="770FDD71">
        <w:rPr>
          <w:sz w:val="20"/>
          <w:szCs w:val="20"/>
          <w:lang w:val="en-GB"/>
          <w:rPrChange w:author="Gastbenutzer" w:date="2023-10-21T12:03:00Z" w:id="143">
            <w:rPr>
              <w:color w:val="1AB39F" w:themeColor="accent6"/>
              <w:lang w:val="en-GB"/>
            </w:rPr>
          </w:rPrChange>
        </w:rPr>
        <w:t>.</w:t>
      </w:r>
      <w:ins w:author="Gastbenutzer" w:date="2023-10-21T12:10:00Z" w:id="144">
        <w:r w:rsidRPr="770FDD71" w:rsidR="770FDD71">
          <w:rPr>
            <w:sz w:val="20"/>
            <w:szCs w:val="20"/>
            <w:lang w:val="en-GB"/>
          </w:rPr>
          <w:t xml:space="preserve"> </w:t>
        </w:r>
        <w:r w:rsidRPr="0A10BE84" w:rsidR="0A10BE84">
          <w:rPr>
            <w:sz w:val="20"/>
            <w:szCs w:val="20"/>
            <w:lang w:val="en-GB"/>
          </w:rPr>
          <w:t xml:space="preserve">Therefore, </w:t>
        </w:r>
        <w:r w:rsidRPr="1D119F96" w:rsidR="1D119F96">
          <w:rPr>
            <w:sz w:val="20"/>
            <w:szCs w:val="20"/>
            <w:lang w:val="en-GB"/>
          </w:rPr>
          <w:t>the sum</w:t>
        </w:r>
        <w:r w:rsidRPr="696E5499" w:rsidR="696E5499">
          <w:rPr>
            <w:sz w:val="20"/>
            <w:szCs w:val="20"/>
            <w:lang w:val="en-GB"/>
          </w:rPr>
          <w:t xml:space="preserve"> of premi</w:t>
        </w:r>
      </w:ins>
      <w:ins w:author="Gastbenutzer" w:date="2023-10-21T12:11:00Z" w:id="145">
        <w:r w:rsidRPr="696E5499" w:rsidR="696E5499">
          <w:rPr>
            <w:sz w:val="20"/>
            <w:szCs w:val="20"/>
            <w:lang w:val="en-GB"/>
          </w:rPr>
          <w:t xml:space="preserve">um </w:t>
        </w:r>
        <w:r w:rsidRPr="610FA0A4" w:rsidR="610FA0A4">
          <w:rPr>
            <w:sz w:val="20"/>
            <w:szCs w:val="20"/>
            <w:lang w:val="en-GB"/>
          </w:rPr>
          <w:t xml:space="preserve">amounts </w:t>
        </w:r>
        <w:r w:rsidRPr="069E3F68" w:rsidR="069E3F68">
          <w:rPr>
            <w:sz w:val="20"/>
            <w:szCs w:val="20"/>
            <w:lang w:val="en-GB"/>
          </w:rPr>
          <w:t xml:space="preserve">per month was </w:t>
        </w:r>
        <w:r w:rsidRPr="2361F741" w:rsidR="2361F741">
          <w:rPr>
            <w:sz w:val="20"/>
            <w:szCs w:val="20"/>
            <w:lang w:val="en-GB"/>
          </w:rPr>
          <w:t xml:space="preserve">taken as a </w:t>
        </w:r>
        <w:r w:rsidRPr="2386A296" w:rsidR="2386A296">
          <w:rPr>
            <w:sz w:val="20"/>
            <w:szCs w:val="20"/>
            <w:lang w:val="en-GB"/>
          </w:rPr>
          <w:t>target variable</w:t>
        </w:r>
        <w:r w:rsidRPr="6047AC43" w:rsidR="6047AC43">
          <w:rPr>
            <w:sz w:val="20"/>
            <w:szCs w:val="20"/>
            <w:lang w:val="en-GB"/>
          </w:rPr>
          <w:t>.</w:t>
        </w:r>
        <w:r w:rsidRPr="0399C24B">
          <w:rPr>
            <w:sz w:val="20"/>
            <w:szCs w:val="20"/>
            <w:lang w:val="en-GB"/>
          </w:rPr>
          <w:t xml:space="preserve"> </w:t>
        </w:r>
        <w:r w:rsidRPr="10513C1E" w:rsidR="10513C1E">
          <w:rPr>
            <w:sz w:val="20"/>
            <w:szCs w:val="20"/>
            <w:lang w:val="en-GB"/>
          </w:rPr>
          <w:t xml:space="preserve">Monthly grouping was </w:t>
        </w:r>
        <w:r w:rsidRPr="2F9673A2" w:rsidR="2F9673A2">
          <w:rPr>
            <w:sz w:val="20"/>
            <w:szCs w:val="20"/>
            <w:lang w:val="en-GB"/>
          </w:rPr>
          <w:t xml:space="preserve">chosen </w:t>
        </w:r>
        <w:r w:rsidRPr="49FB881B" w:rsidR="49FB881B">
          <w:rPr>
            <w:sz w:val="20"/>
            <w:szCs w:val="20"/>
            <w:lang w:val="en-GB"/>
          </w:rPr>
          <w:t>from the business</w:t>
        </w:r>
        <w:r w:rsidRPr="0ECCCDB2" w:rsidR="0ECCCDB2">
          <w:rPr>
            <w:sz w:val="20"/>
            <w:szCs w:val="20"/>
            <w:lang w:val="en-GB"/>
          </w:rPr>
          <w:t xml:space="preserve"> perspective</w:t>
        </w:r>
      </w:ins>
      <w:ins w:author="Gastbenutzer" w:date="2023-10-21T12:12:00Z" w:id="146">
        <w:r w:rsidRPr="16A193C9" w:rsidR="16A193C9">
          <w:rPr>
            <w:sz w:val="20"/>
            <w:szCs w:val="20"/>
            <w:lang w:val="en-GB"/>
          </w:rPr>
          <w:t xml:space="preserve"> as </w:t>
        </w:r>
        <w:r w:rsidRPr="19BAE22A" w:rsidR="19BAE22A">
          <w:rPr>
            <w:sz w:val="20"/>
            <w:szCs w:val="20"/>
            <w:lang w:val="en-GB"/>
          </w:rPr>
          <w:t xml:space="preserve">BDAE </w:t>
        </w:r>
        <w:r w:rsidRPr="0A3F826E" w:rsidR="0A3F826E">
          <w:rPr>
            <w:sz w:val="20"/>
            <w:szCs w:val="20"/>
            <w:lang w:val="en-GB"/>
          </w:rPr>
          <w:t>forecast is done</w:t>
        </w:r>
        <w:r w:rsidRPr="024A70BD" w:rsidR="024A70BD">
          <w:rPr>
            <w:sz w:val="20"/>
            <w:szCs w:val="20"/>
            <w:lang w:val="en-GB"/>
          </w:rPr>
          <w:t xml:space="preserve"> by </w:t>
        </w:r>
        <w:r w:rsidRPr="2BE5EE03" w:rsidR="2BE5EE03">
          <w:rPr>
            <w:sz w:val="20"/>
            <w:szCs w:val="20"/>
            <w:lang w:val="en-GB"/>
          </w:rPr>
          <w:t>month</w:t>
        </w:r>
      </w:ins>
      <w:ins w:author="Gastbenutzer" w:date="2023-10-21T12:11:00Z" w:id="147">
        <w:r w:rsidRPr="2BE5EE03" w:rsidR="2BE5EE03">
          <w:rPr>
            <w:sz w:val="20"/>
            <w:szCs w:val="20"/>
            <w:lang w:val="en-GB"/>
          </w:rPr>
          <w:t>.</w:t>
        </w:r>
      </w:ins>
      <w:r w:rsidRPr="2BE5EE03" w:rsidR="2BE5EE03">
        <w:rPr>
          <w:sz w:val="20"/>
          <w:szCs w:val="20"/>
          <w:lang w:val="en-GB"/>
          <w:rPrChange w:author="Gastbenutzer" w:date="2023-10-21T12:03:00Z" w:id="148">
            <w:rPr>
              <w:color w:val="1AB39F" w:themeColor="accent6"/>
              <w:lang w:val="en-GB"/>
            </w:rPr>
          </w:rPrChange>
        </w:rPr>
        <w:t xml:space="preserve"> </w:t>
      </w:r>
    </w:p>
    <w:p w:rsidR="07100B5D" w:rsidP="053EE0F8" w:rsidRDefault="07100B5D" w14:paraId="639CFFE9" w14:textId="602860ED">
      <w:pPr>
        <w:pStyle w:val="ListBullet"/>
        <w:numPr>
          <w:ilvl w:val="0"/>
          <w:numId w:val="0"/>
        </w:numPr>
        <w:jc w:val="both"/>
        <w:rPr>
          <w:ins w:author="Gastbenutzer" w:date="2023-10-21T12:17:00Z" w:id="149"/>
          <w:sz w:val="20"/>
          <w:szCs w:val="20"/>
          <w:lang w:val="en-GB"/>
        </w:rPr>
      </w:pPr>
      <w:r w:rsidRPr="40426DE4">
        <w:rPr>
          <w:sz w:val="20"/>
          <w:szCs w:val="20"/>
          <w:lang w:val="en-GB"/>
          <w:rPrChange w:author="Gastbenutzer" w:date="2023-10-21T14:03:00Z" w:id="150">
            <w:rPr>
              <w:color w:val="1AB39F" w:themeColor="accent6"/>
              <w:lang w:val="en-GB"/>
            </w:rPr>
          </w:rPrChange>
        </w:rPr>
        <w:t>During</w:t>
      </w:r>
      <w:r w:rsidRPr="40426DE4">
        <w:rPr>
          <w:sz w:val="20"/>
          <w:szCs w:val="20"/>
          <w:lang w:val="en-GB"/>
          <w:rPrChange w:author="Gastbenutzer" w:date="2023-10-20T18:30:00Z" w:id="151">
            <w:rPr>
              <w:color w:val="1AB39F" w:themeColor="accent6"/>
              <w:sz w:val="16"/>
              <w:szCs w:val="16"/>
              <w:lang w:val="en-GB"/>
            </w:rPr>
          </w:rPrChange>
        </w:rPr>
        <w:t xml:space="preserve"> the project it turned out that the zone model has changed in 2018. </w:t>
      </w:r>
      <w:ins w:author="Gastbenutzer" w:date="2023-10-21T12:13:00Z" w:id="152">
        <w:r w:rsidRPr="5C2E1BD8" w:rsidR="5C2E1BD8">
          <w:rPr>
            <w:sz w:val="20"/>
            <w:szCs w:val="20"/>
            <w:lang w:val="en-GB"/>
          </w:rPr>
          <w:t xml:space="preserve">Germany as a separate </w:t>
        </w:r>
        <w:r w:rsidRPr="13994E69" w:rsidR="13994E69">
          <w:rPr>
            <w:sz w:val="20"/>
            <w:szCs w:val="20"/>
            <w:lang w:val="en-GB"/>
          </w:rPr>
          <w:t xml:space="preserve">zone was </w:t>
        </w:r>
        <w:r w:rsidRPr="34453970" w:rsidR="34453970">
          <w:rPr>
            <w:sz w:val="20"/>
            <w:szCs w:val="20"/>
            <w:lang w:val="en-GB"/>
          </w:rPr>
          <w:t xml:space="preserve">now included </w:t>
        </w:r>
        <w:r w:rsidRPr="23632631" w:rsidR="23632631">
          <w:rPr>
            <w:sz w:val="20"/>
            <w:szCs w:val="20"/>
            <w:lang w:val="en-GB"/>
          </w:rPr>
          <w:t xml:space="preserve">into one </w:t>
        </w:r>
        <w:r w:rsidRPr="5ACE58C1" w:rsidR="5ACE58C1">
          <w:rPr>
            <w:sz w:val="20"/>
            <w:szCs w:val="20"/>
            <w:lang w:val="en-GB"/>
          </w:rPr>
          <w:t xml:space="preserve">of the new </w:t>
        </w:r>
        <w:r w:rsidRPr="5E719500" w:rsidR="5E719500">
          <w:rPr>
            <w:sz w:val="20"/>
            <w:szCs w:val="20"/>
            <w:lang w:val="en-GB"/>
          </w:rPr>
          <w:t>zones</w:t>
        </w:r>
      </w:ins>
      <w:ins w:author="Gastbenutzer" w:date="2023-10-21T12:21:00Z" w:id="153">
        <w:r w:rsidRPr="6FDE923C" w:rsidR="6FDE923C">
          <w:rPr>
            <w:sz w:val="20"/>
            <w:szCs w:val="20"/>
            <w:lang w:val="en-GB"/>
          </w:rPr>
          <w:t xml:space="preserve"> </w:t>
        </w:r>
        <w:r w:rsidRPr="1D845D55" w:rsidR="1D845D55">
          <w:rPr>
            <w:sz w:val="20"/>
            <w:szCs w:val="20"/>
            <w:lang w:val="en-GB"/>
          </w:rPr>
          <w:t>(see Fig</w:t>
        </w:r>
        <w:r w:rsidRPr="21279994" w:rsidR="21279994">
          <w:rPr>
            <w:sz w:val="20"/>
            <w:szCs w:val="20"/>
            <w:lang w:val="en-GB"/>
          </w:rPr>
          <w:t>.1</w:t>
        </w:r>
        <w:r w:rsidRPr="06EC51D2" w:rsidR="06EC51D2">
          <w:rPr>
            <w:sz w:val="20"/>
            <w:szCs w:val="20"/>
            <w:lang w:val="en-GB"/>
          </w:rPr>
          <w:t>)</w:t>
        </w:r>
      </w:ins>
      <w:ins w:author="Gastbenutzer" w:date="2023-10-21T12:18:00Z" w:id="154">
        <w:r w:rsidRPr="06EC51D2" w:rsidR="06EC51D2">
          <w:rPr>
            <w:sz w:val="20"/>
            <w:szCs w:val="20"/>
            <w:lang w:val="en-GB"/>
          </w:rPr>
          <w:t>.</w:t>
        </w:r>
      </w:ins>
      <w:ins w:author="Gastbenutzer" w:date="2023-10-21T12:22:00Z" w:id="155">
        <w:r w:rsidRPr="0E205F8E" w:rsidR="0E205F8E">
          <w:rPr>
            <w:sz w:val="20"/>
            <w:szCs w:val="20"/>
            <w:lang w:val="en-GB"/>
          </w:rPr>
          <w:t xml:space="preserve"> </w:t>
        </w:r>
        <w:r w:rsidRPr="21F48528" w:rsidR="21F48528">
          <w:rPr>
            <w:sz w:val="20"/>
            <w:szCs w:val="20"/>
            <w:lang w:val="en-GB"/>
          </w:rPr>
          <w:t xml:space="preserve">The </w:t>
        </w:r>
        <w:r w:rsidRPr="783B4CF8" w:rsidR="783B4CF8">
          <w:rPr>
            <w:sz w:val="20"/>
            <w:szCs w:val="20"/>
            <w:lang w:val="en-GB"/>
          </w:rPr>
          <w:t xml:space="preserve">replacement of old </w:t>
        </w:r>
        <w:r w:rsidRPr="15D76ABC" w:rsidR="15D76ABC">
          <w:rPr>
            <w:sz w:val="20"/>
            <w:szCs w:val="20"/>
            <w:lang w:val="en-GB"/>
          </w:rPr>
          <w:t>zone</w:t>
        </w:r>
        <w:r w:rsidRPr="051A02D2" w:rsidR="051A02D2">
          <w:rPr>
            <w:sz w:val="20"/>
            <w:szCs w:val="20"/>
            <w:lang w:val="en-GB"/>
          </w:rPr>
          <w:t xml:space="preserve"> model </w:t>
        </w:r>
        <w:r w:rsidRPr="4D8E84A7" w:rsidR="4D8E84A7">
          <w:rPr>
            <w:sz w:val="20"/>
            <w:szCs w:val="20"/>
            <w:lang w:val="en-GB"/>
          </w:rPr>
          <w:t xml:space="preserve">with the new </w:t>
        </w:r>
        <w:r w:rsidRPr="4992E4C4" w:rsidR="4992E4C4">
          <w:rPr>
            <w:sz w:val="20"/>
            <w:szCs w:val="20"/>
            <w:lang w:val="en-GB"/>
          </w:rPr>
          <w:t>one</w:t>
        </w:r>
        <w:r w:rsidRPr="4D8E84A7" w:rsidR="4D8E84A7">
          <w:rPr>
            <w:sz w:val="20"/>
            <w:szCs w:val="20"/>
            <w:lang w:val="en-GB"/>
          </w:rPr>
          <w:t xml:space="preserve"> </w:t>
        </w:r>
      </w:ins>
      <w:ins w:author="Gastbenutzer" w:date="2023-10-21T14:38:00Z" w:id="156">
        <w:r w:rsidRPr="79753898" w:rsidR="79753898">
          <w:rPr>
            <w:sz w:val="20"/>
            <w:szCs w:val="20"/>
            <w:lang w:val="en-GB"/>
          </w:rPr>
          <w:t>explains</w:t>
        </w:r>
      </w:ins>
      <w:ins w:author="Gastbenutzer" w:date="2023-10-21T12:23:00Z" w:id="157">
        <w:r w:rsidRPr="68D05EC5" w:rsidR="68D05EC5">
          <w:rPr>
            <w:sz w:val="20"/>
            <w:szCs w:val="20"/>
            <w:lang w:val="en-GB"/>
          </w:rPr>
          <w:t xml:space="preserve"> </w:t>
        </w:r>
        <w:r w:rsidRPr="515FED58" w:rsidR="515FED58">
          <w:rPr>
            <w:sz w:val="20"/>
            <w:szCs w:val="20"/>
            <w:lang w:val="en-GB"/>
          </w:rPr>
          <w:t xml:space="preserve">the drop in </w:t>
        </w:r>
        <w:r w:rsidRPr="19B6B445" w:rsidR="19B6B445">
          <w:rPr>
            <w:sz w:val="20"/>
            <w:szCs w:val="20"/>
            <w:lang w:val="en-GB"/>
          </w:rPr>
          <w:t xml:space="preserve">2019 </w:t>
        </w:r>
      </w:ins>
    </w:p>
    <w:p w:rsidR="07100B5D" w:rsidRDefault="07100B5D" w14:paraId="029A00C9" w14:textId="134AC6CE">
      <w:pPr>
        <w:rPr>
          <w:ins w:author="Gastbenutzer" w:date="2023-10-21T12:17:00Z" w:id="158"/>
          <w:rFonts w:ascii="Times New Roman" w:hAnsi="Times New Roman" w:cs="Times New Roman"/>
          <w:color w:val="auto"/>
          <w:lang w:val="en-GB"/>
        </w:rPr>
        <w:pPrChange w:author="Gastbenutzer" w:date="2023-10-21T14:18:00Z" w:id="159">
          <w:pPr>
            <w:pStyle w:val="ListParagraph"/>
          </w:pPr>
        </w:pPrChange>
      </w:pPr>
      <w:ins w:author="Gastbenutzer" w:date="2023-10-21T12:17:00Z" w:id="160">
        <w:r>
          <w:rPr>
            <w:noProof/>
          </w:rPr>
          <w:drawing>
            <wp:inline distT="0" distB="0" distL="0" distR="0" wp14:anchorId="5107FE70" wp14:editId="0DC2FB9C">
              <wp:extent cx="3192750" cy="2505075"/>
              <wp:effectExtent l="0" t="0" r="8255" b="0"/>
              <wp:docPr id="557097799" name="Grafik 557097799"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568541"/>
                      <pic:cNvPicPr/>
                    </pic:nvPicPr>
                    <pic:blipFill>
                      <a:blip r:embed="rId9">
                        <a:extLst>
                          <a:ext uri="{28A0092B-C50C-407E-A947-70E740481C1C}">
                            <a14:useLocalDpi xmlns:a14="http://schemas.microsoft.com/office/drawing/2010/main" val="0"/>
                          </a:ext>
                        </a:extLst>
                      </a:blip>
                      <a:stretch>
                        <a:fillRect/>
                      </a:stretch>
                    </pic:blipFill>
                    <pic:spPr>
                      <a:xfrm>
                        <a:off x="0" y="0"/>
                        <a:ext cx="3192750" cy="2505075"/>
                      </a:xfrm>
                      <a:prstGeom prst="rect">
                        <a:avLst/>
                      </a:prstGeom>
                    </pic:spPr>
                  </pic:pic>
                </a:graphicData>
              </a:graphic>
            </wp:inline>
          </w:drawing>
        </w:r>
      </w:ins>
    </w:p>
    <w:p w:rsidR="07100B5D" w:rsidP="0AD7B5CB" w:rsidRDefault="0AD7B5CB" w14:paraId="6BDF8229" w14:textId="11771FCD">
      <w:pPr>
        <w:pStyle w:val="Caption"/>
        <w:rPr>
          <w:ins w:author="Gastbenutzer" w:date="2023-10-21T12:19:00Z" w:id="161"/>
          <w:lang w:val="en-GB"/>
        </w:rPr>
      </w:pPr>
      <w:ins w:author="Gastbenutzer" w:date="2023-10-21T12:19:00Z" w:id="162">
        <w:r w:rsidRPr="0AD7B5CB">
          <w:rPr>
            <w:lang w:val="en-GB"/>
          </w:rPr>
          <w:t xml:space="preserve">Figure </w:t>
        </w:r>
      </w:ins>
      <w:r w:rsidR="07100B5D">
        <w:fldChar w:fldCharType="begin"/>
      </w:r>
      <w:r w:rsidRPr="0AD7B5CB" w:rsidR="07100B5D">
        <w:rPr>
          <w:lang w:val="en-GB"/>
        </w:rPr>
        <w:instrText xml:space="preserve"> SEQ Figure \* ARABIC </w:instrText>
      </w:r>
      <w:r w:rsidR="07100B5D">
        <w:fldChar w:fldCharType="separate"/>
      </w:r>
      <w:ins w:author="Jonathan Leipold - BDAE Gruppe" w:date="2023-10-22T23:20:00Z" w:id="163">
        <w:r w:rsidR="002B6A51">
          <w:rPr>
            <w:noProof/>
            <w:lang w:val="en-GB"/>
          </w:rPr>
          <w:t>1</w:t>
        </w:r>
      </w:ins>
      <w:r w:rsidR="07100B5D">
        <w:fldChar w:fldCharType="end"/>
      </w:r>
      <w:ins w:author="Gastbenutzer" w:date="2023-10-21T12:19:00Z" w:id="164">
        <w:r w:rsidRPr="0AD7B5CB">
          <w:rPr>
            <w:lang w:val="en-GB"/>
          </w:rPr>
          <w:t xml:space="preserve">: </w:t>
        </w:r>
      </w:ins>
      <w:ins w:author="Gastbenutzer" w:date="2023-10-21T12:20:00Z" w:id="165">
        <w:r w:rsidRPr="783CAEB9" w:rsidR="783CAEB9">
          <w:rPr>
            <w:lang w:val="en-GB"/>
          </w:rPr>
          <w:t xml:space="preserve">Zone </w:t>
        </w:r>
        <w:r w:rsidRPr="6F71C7CF" w:rsidR="6F71C7CF">
          <w:rPr>
            <w:lang w:val="en-GB"/>
          </w:rPr>
          <w:t xml:space="preserve">models </w:t>
        </w:r>
        <w:r w:rsidRPr="4962BC4B" w:rsidR="4962BC4B">
          <w:rPr>
            <w:lang w:val="en-GB"/>
          </w:rPr>
          <w:t xml:space="preserve">by </w:t>
        </w:r>
        <w:r w:rsidRPr="58C2F1CF" w:rsidR="58C2F1CF">
          <w:rPr>
            <w:lang w:val="en-GB"/>
          </w:rPr>
          <w:t xml:space="preserve">sum of </w:t>
        </w:r>
        <w:r w:rsidRPr="025BDE65" w:rsidR="025BDE65">
          <w:rPr>
            <w:lang w:val="en-GB"/>
          </w:rPr>
          <w:t xml:space="preserve">premium amounts and </w:t>
        </w:r>
        <w:r w:rsidRPr="4FFEFB51" w:rsidR="4FFEFB51">
          <w:rPr>
            <w:lang w:val="en-GB"/>
          </w:rPr>
          <w:t xml:space="preserve">number of </w:t>
        </w:r>
        <w:r w:rsidRPr="65152919" w:rsidR="65152919">
          <w:rPr>
            <w:lang w:val="en-GB"/>
          </w:rPr>
          <w:t>uni</w:t>
        </w:r>
      </w:ins>
      <w:ins w:author="Gastbenutzer" w:date="2023-10-21T12:21:00Z" w:id="166">
        <w:r w:rsidRPr="65152919" w:rsidR="65152919">
          <w:rPr>
            <w:lang w:val="en-GB"/>
          </w:rPr>
          <w:t xml:space="preserve">que contract </w:t>
        </w:r>
        <w:r w:rsidRPr="535D40A1" w:rsidR="535D40A1">
          <w:rPr>
            <w:lang w:val="en-GB"/>
          </w:rPr>
          <w:t>IDs</w:t>
        </w:r>
      </w:ins>
    </w:p>
    <w:p w:rsidR="07100B5D" w:rsidP="2BE5EE03" w:rsidRDefault="5E719500" w14:paraId="47D92C06" w14:textId="51F29C7C">
      <w:pPr>
        <w:pStyle w:val="ListBullet"/>
        <w:numPr>
          <w:ilvl w:val="0"/>
          <w:numId w:val="0"/>
        </w:numPr>
        <w:jc w:val="both"/>
        <w:rPr>
          <w:sz w:val="20"/>
          <w:szCs w:val="20"/>
          <w:lang w:val="en-GB"/>
          <w:rPrChange w:author="Gastbenutzer" w:date="2023-10-20T18:30:00Z" w:id="167">
            <w:rPr>
              <w:color w:val="1AB39F" w:themeColor="accent6"/>
              <w:sz w:val="16"/>
              <w:szCs w:val="16"/>
              <w:lang w:val="en-GB"/>
            </w:rPr>
          </w:rPrChange>
        </w:rPr>
      </w:pPr>
      <w:del w:author="Gastbenutzer" w:date="2023-10-21T14:40:00Z" w:id="168">
        <w:r w:rsidRPr="01E264DE" w:rsidDel="01E264DE">
          <w:rPr>
            <w:sz w:val="20"/>
            <w:szCs w:val="20"/>
            <w:lang w:val="en-GB"/>
            <w:rPrChange w:author="Gastbenutzer" w:date="2023-10-20T18:30:00Z" w:id="169">
              <w:rPr>
                <w:color w:val="1AB39F" w:themeColor="accent6"/>
                <w:sz w:val="16"/>
                <w:szCs w:val="16"/>
                <w:lang w:val="en-GB"/>
              </w:rPr>
            </w:rPrChange>
          </w:rPr>
          <w:delText>Due</w:delText>
        </w:r>
      </w:del>
      <w:ins w:author="Gastbenutzer" w:date="2023-10-21T14:40:00Z" w:id="170">
        <w:r w:rsidRPr="01E264DE" w:rsidR="01E264DE">
          <w:rPr>
            <w:sz w:val="20"/>
            <w:szCs w:val="20"/>
            <w:lang w:val="en-GB"/>
          </w:rPr>
          <w:t>Because</w:t>
        </w:r>
      </w:ins>
      <w:r w:rsidRPr="40426DE4" w:rsidR="07100B5D">
        <w:rPr>
          <w:sz w:val="20"/>
          <w:szCs w:val="20"/>
          <w:lang w:val="en-GB"/>
          <w:rPrChange w:author="Gastbenutzer" w:date="2023-10-20T18:30:00Z" w:id="171">
            <w:rPr>
              <w:color w:val="1AB39F" w:themeColor="accent6"/>
              <w:sz w:val="16"/>
              <w:szCs w:val="16"/>
              <w:lang w:val="en-GB"/>
            </w:rPr>
          </w:rPrChange>
        </w:rPr>
        <w:t xml:space="preserve"> to this change, the old zone </w:t>
      </w:r>
      <w:r w:rsidRPr="3D38A34E" w:rsidR="3D38A34E">
        <w:rPr>
          <w:sz w:val="20"/>
          <w:szCs w:val="20"/>
          <w:lang w:val="en-GB"/>
          <w:rPrChange w:author="Gastbenutzer" w:date="2023-10-20T18:30:00Z" w:id="172">
            <w:rPr>
              <w:color w:val="1AB39F" w:themeColor="accent6"/>
              <w:sz w:val="16"/>
              <w:szCs w:val="16"/>
              <w:lang w:val="en-GB"/>
            </w:rPr>
          </w:rPrChange>
        </w:rPr>
        <w:t>model</w:t>
      </w:r>
      <w:r w:rsidRPr="40426DE4" w:rsidR="07100B5D">
        <w:rPr>
          <w:sz w:val="20"/>
          <w:szCs w:val="20"/>
          <w:lang w:val="en-GB"/>
          <w:rPrChange w:author="Gastbenutzer" w:date="2023-10-20T18:30:00Z" w:id="173">
            <w:rPr>
              <w:color w:val="1AB39F" w:themeColor="accent6"/>
              <w:sz w:val="16"/>
              <w:szCs w:val="16"/>
              <w:lang w:val="en-GB"/>
            </w:rPr>
          </w:rPrChange>
        </w:rPr>
        <w:t xml:space="preserve"> and the new zone </w:t>
      </w:r>
      <w:r w:rsidRPr="24617E5E" w:rsidR="24617E5E">
        <w:rPr>
          <w:sz w:val="20"/>
          <w:szCs w:val="20"/>
          <w:lang w:val="en-GB"/>
          <w:rPrChange w:author="Gastbenutzer" w:date="2023-10-20T18:30:00Z" w:id="174">
            <w:rPr>
              <w:color w:val="1AB39F" w:themeColor="accent6"/>
              <w:sz w:val="16"/>
              <w:szCs w:val="16"/>
              <w:lang w:val="en-GB"/>
            </w:rPr>
          </w:rPrChange>
        </w:rPr>
        <w:t>model</w:t>
      </w:r>
      <w:r w:rsidRPr="3683ED3B" w:rsidR="3683ED3B">
        <w:rPr>
          <w:sz w:val="20"/>
          <w:szCs w:val="20"/>
          <w:lang w:val="en-GB"/>
          <w:rPrChange w:author="Gastbenutzer" w:date="2023-10-20T18:30:00Z" w:id="175">
            <w:rPr>
              <w:color w:val="1AB39F" w:themeColor="accent6"/>
              <w:sz w:val="16"/>
              <w:szCs w:val="16"/>
              <w:lang w:val="en-GB"/>
            </w:rPr>
          </w:rPrChange>
        </w:rPr>
        <w:t xml:space="preserve"> </w:t>
      </w:r>
      <w:r w:rsidRPr="40426DE4" w:rsidR="07100B5D">
        <w:rPr>
          <w:sz w:val="20"/>
          <w:szCs w:val="20"/>
          <w:lang w:val="en-GB"/>
          <w:rPrChange w:author="Gastbenutzer" w:date="2023-10-20T18:30:00Z" w:id="176">
            <w:rPr>
              <w:color w:val="1AB39F" w:themeColor="accent6"/>
              <w:sz w:val="16"/>
              <w:szCs w:val="16"/>
              <w:lang w:val="en-GB"/>
            </w:rPr>
          </w:rPrChange>
        </w:rPr>
        <w:t xml:space="preserve">were considered and </w:t>
      </w:r>
      <w:ins w:author="Gastbenutzer" w:date="2023-10-21T14:40:00Z" w:id="177">
        <w:r w:rsidRPr="6622AEAF" w:rsidR="6622AEAF">
          <w:rPr>
            <w:sz w:val="20"/>
            <w:szCs w:val="20"/>
            <w:lang w:val="en-GB"/>
          </w:rPr>
          <w:t>analysed</w:t>
        </w:r>
      </w:ins>
      <w:r w:rsidRPr="40426DE4" w:rsidR="07100B5D">
        <w:rPr>
          <w:sz w:val="20"/>
          <w:szCs w:val="20"/>
          <w:lang w:val="en-GB"/>
          <w:rPrChange w:author="Gastbenutzer" w:date="2023-10-20T18:30:00Z" w:id="178">
            <w:rPr>
              <w:color w:val="1AB39F" w:themeColor="accent6"/>
              <w:sz w:val="16"/>
              <w:szCs w:val="16"/>
              <w:lang w:val="en-GB"/>
            </w:rPr>
          </w:rPrChange>
        </w:rPr>
        <w:t xml:space="preserve"> separately. This presented a greater challenge. After </w:t>
      </w:r>
      <w:ins w:author="Gastbenutzer" w:date="2023-10-21T14:40:00Z" w:id="179">
        <w:r w:rsidRPr="3B207DE6" w:rsidR="3B207DE6">
          <w:rPr>
            <w:sz w:val="20"/>
            <w:szCs w:val="20"/>
            <w:lang w:val="en-GB"/>
          </w:rPr>
          <w:t>analysing</w:t>
        </w:r>
      </w:ins>
      <w:r w:rsidRPr="40426DE4" w:rsidR="07100B5D">
        <w:rPr>
          <w:sz w:val="20"/>
          <w:szCs w:val="20"/>
          <w:lang w:val="en-GB"/>
          <w:rPrChange w:author="Gastbenutzer" w:date="2023-10-20T18:30:00Z" w:id="180">
            <w:rPr>
              <w:color w:val="1AB39F" w:themeColor="accent6"/>
              <w:sz w:val="16"/>
              <w:szCs w:val="16"/>
              <w:lang w:val="en-GB"/>
            </w:rPr>
          </w:rPrChange>
        </w:rPr>
        <w:t xml:space="preserve"> the data, no relevant features could be generated </w:t>
      </w:r>
      <w:ins w:author="Gastbenutzer" w:date="2023-10-21T14:41:00Z" w:id="181">
        <w:r w:rsidRPr="235DCC2A" w:rsidR="235DCC2A">
          <w:rPr>
            <w:sz w:val="20"/>
            <w:szCs w:val="20"/>
            <w:lang w:val="en-GB"/>
          </w:rPr>
          <w:t>to</w:t>
        </w:r>
      </w:ins>
      <w:del w:author="Gastbenutzer" w:date="2023-10-21T14:41:00Z" w:id="182">
        <w:r w:rsidRPr="40426DE4" w:rsidR="07100B5D">
          <w:rPr>
            <w:sz w:val="20"/>
            <w:szCs w:val="20"/>
            <w:lang w:val="en-GB"/>
            <w:rPrChange w:author="Gastbenutzer" w:date="2023-10-20T18:30:00Z" w:id="183">
              <w:rPr>
                <w:color w:val="1AB39F" w:themeColor="accent6"/>
                <w:sz w:val="16"/>
                <w:szCs w:val="16"/>
                <w:lang w:val="en-GB"/>
              </w:rPr>
            </w:rPrChange>
          </w:rPr>
          <w:delText>for</w:delText>
        </w:r>
      </w:del>
      <w:r w:rsidRPr="40426DE4" w:rsidR="07100B5D">
        <w:rPr>
          <w:sz w:val="20"/>
          <w:szCs w:val="20"/>
          <w:lang w:val="en-GB"/>
          <w:rPrChange w:author="Gastbenutzer" w:date="2023-10-20T18:30:00Z" w:id="184">
            <w:rPr>
              <w:color w:val="1AB39F" w:themeColor="accent6"/>
              <w:sz w:val="16"/>
              <w:szCs w:val="16"/>
              <w:lang w:val="en-GB"/>
            </w:rPr>
          </w:rPrChange>
        </w:rPr>
        <w:t xml:space="preserve"> predict</w:t>
      </w:r>
      <w:del w:author="Gastbenutzer" w:date="2023-10-21T14:41:00Z" w:id="185">
        <w:r w:rsidRPr="40426DE4" w:rsidR="07100B5D">
          <w:rPr>
            <w:sz w:val="20"/>
            <w:szCs w:val="20"/>
            <w:lang w:val="en-GB"/>
            <w:rPrChange w:author="Gastbenutzer" w:date="2023-10-20T18:30:00Z" w:id="186">
              <w:rPr>
                <w:color w:val="1AB39F" w:themeColor="accent6"/>
                <w:sz w:val="16"/>
                <w:szCs w:val="16"/>
                <w:lang w:val="en-GB"/>
              </w:rPr>
            </w:rPrChange>
          </w:rPr>
          <w:delText>ing</w:delText>
        </w:r>
      </w:del>
      <w:r w:rsidRPr="40426DE4" w:rsidR="07100B5D">
        <w:rPr>
          <w:sz w:val="20"/>
          <w:szCs w:val="20"/>
          <w:lang w:val="en-GB"/>
          <w:rPrChange w:author="Gastbenutzer" w:date="2023-10-20T18:30:00Z" w:id="187">
            <w:rPr>
              <w:color w:val="1AB39F" w:themeColor="accent6"/>
              <w:sz w:val="16"/>
              <w:szCs w:val="16"/>
              <w:lang w:val="en-GB"/>
            </w:rPr>
          </w:rPrChange>
        </w:rPr>
        <w:t xml:space="preserve"> the future development of the premium amount. This limited our ability to select additional features</w:t>
      </w:r>
      <w:ins w:author="Gastbenutzer" w:date="2023-10-21T13:22:00Z" w:id="188">
        <w:r w:rsidRPr="033C1702" w:rsidR="033C1702">
          <w:rPr>
            <w:sz w:val="20"/>
            <w:szCs w:val="20"/>
            <w:lang w:val="en-GB"/>
          </w:rPr>
          <w:t xml:space="preserve"> </w:t>
        </w:r>
        <w:r w:rsidRPr="6CA17ACD" w:rsidR="6CA17ACD">
          <w:rPr>
            <w:sz w:val="20"/>
            <w:szCs w:val="20"/>
            <w:lang w:val="en-GB"/>
          </w:rPr>
          <w:t xml:space="preserve">for modelling </w:t>
        </w:r>
      </w:ins>
      <w:ins w:author="Gastbenutzer" w:date="2023-10-21T14:42:00Z" w:id="189">
        <w:r w:rsidRPr="1DBCA52A" w:rsidR="1DBCA52A">
          <w:rPr>
            <w:sz w:val="20"/>
            <w:szCs w:val="20"/>
            <w:lang w:val="en-GB"/>
          </w:rPr>
          <w:t>at</w:t>
        </w:r>
      </w:ins>
      <w:ins w:author="Gastbenutzer" w:date="2023-10-21T13:22:00Z" w:id="190">
        <w:r w:rsidRPr="1DBCA52A" w:rsidR="1DBCA52A">
          <w:rPr>
            <w:sz w:val="20"/>
            <w:szCs w:val="20"/>
            <w:lang w:val="en-GB"/>
          </w:rPr>
          <w:t xml:space="preserve"> </w:t>
        </w:r>
      </w:ins>
      <w:ins w:author="Gastbenutzer" w:date="2023-10-21T14:42:00Z" w:id="191">
        <w:r w:rsidRPr="55FDACF3" w:rsidR="55FDACF3">
          <w:rPr>
            <w:sz w:val="20"/>
            <w:szCs w:val="20"/>
            <w:lang w:val="en-GB"/>
          </w:rPr>
          <w:t>a</w:t>
        </w:r>
      </w:ins>
      <w:ins w:author="Gastbenutzer" w:date="2023-10-21T13:22:00Z" w:id="192">
        <w:r w:rsidRPr="55FDACF3" w:rsidR="55FDACF3">
          <w:rPr>
            <w:sz w:val="20"/>
            <w:szCs w:val="20"/>
            <w:lang w:val="en-GB"/>
          </w:rPr>
          <w:t xml:space="preserve"> </w:t>
        </w:r>
        <w:r w:rsidRPr="4BB098D7" w:rsidR="4BB098D7">
          <w:rPr>
            <w:sz w:val="20"/>
            <w:szCs w:val="20"/>
            <w:lang w:val="en-GB"/>
          </w:rPr>
          <w:t>later</w:t>
        </w:r>
      </w:ins>
      <w:ins w:author="Gastbenutzer" w:date="2023-10-21T14:42:00Z" w:id="193">
        <w:r w:rsidRPr="55FDACF3" w:rsidR="55FDACF3">
          <w:rPr>
            <w:sz w:val="20"/>
            <w:szCs w:val="20"/>
            <w:lang w:val="en-GB"/>
          </w:rPr>
          <w:t xml:space="preserve"> stage</w:t>
        </w:r>
      </w:ins>
      <w:r w:rsidRPr="4BB098D7" w:rsidR="4BB098D7">
        <w:rPr>
          <w:sz w:val="20"/>
          <w:szCs w:val="20"/>
          <w:lang w:val="en-GB"/>
          <w:rPrChange w:author="Gastbenutzer" w:date="2023-10-20T18:30:00Z" w:id="194">
            <w:rPr>
              <w:color w:val="1AB39F" w:themeColor="accent6"/>
              <w:sz w:val="16"/>
              <w:szCs w:val="16"/>
              <w:lang w:val="en-GB"/>
            </w:rPr>
          </w:rPrChange>
        </w:rPr>
        <w:t>.</w:t>
      </w:r>
      <w:r w:rsidRPr="40426DE4" w:rsidR="07100B5D">
        <w:rPr>
          <w:sz w:val="20"/>
          <w:szCs w:val="20"/>
          <w:lang w:val="en-GB"/>
          <w:rPrChange w:author="Gastbenutzer" w:date="2023-10-20T18:30:00Z" w:id="195">
            <w:rPr>
              <w:color w:val="1AB39F" w:themeColor="accent6"/>
              <w:sz w:val="16"/>
              <w:szCs w:val="16"/>
              <w:lang w:val="en-GB"/>
            </w:rPr>
          </w:rPrChange>
        </w:rPr>
        <w:t xml:space="preserve"> Despite the limitations, we </w:t>
      </w:r>
      <w:ins w:author="Gastbenutzer" w:date="2023-10-21T14:40:00Z" w:id="196">
        <w:r w:rsidRPr="321330BE" w:rsidR="321330BE">
          <w:rPr>
            <w:sz w:val="20"/>
            <w:szCs w:val="20"/>
            <w:lang w:val="en-GB"/>
          </w:rPr>
          <w:t>analysed</w:t>
        </w:r>
      </w:ins>
      <w:r w:rsidRPr="40426DE4" w:rsidR="07100B5D">
        <w:rPr>
          <w:sz w:val="20"/>
          <w:szCs w:val="20"/>
          <w:lang w:val="en-GB"/>
          <w:rPrChange w:author="Gastbenutzer" w:date="2023-10-20T18:30:00Z" w:id="197">
            <w:rPr>
              <w:color w:val="1AB39F" w:themeColor="accent6"/>
              <w:sz w:val="16"/>
              <w:szCs w:val="16"/>
              <w:lang w:val="en-GB"/>
            </w:rPr>
          </w:rPrChange>
        </w:rPr>
        <w:t xml:space="preserve"> the premium amount using time series models (see chapter </w:t>
      </w:r>
      <w:proofErr w:type="spellStart"/>
      <w:r w:rsidRPr="40426DE4" w:rsidR="07100B5D">
        <w:rPr>
          <w:sz w:val="20"/>
          <w:szCs w:val="20"/>
          <w:lang w:val="en-GB"/>
          <w:rPrChange w:author="Gastbenutzer" w:date="2023-10-20T18:30:00Z" w:id="198">
            <w:rPr>
              <w:color w:val="1AB39F" w:themeColor="accent6"/>
              <w:sz w:val="16"/>
              <w:szCs w:val="16"/>
              <w:lang w:val="en-GB"/>
            </w:rPr>
          </w:rPrChange>
        </w:rPr>
        <w:t>xy</w:t>
      </w:r>
      <w:proofErr w:type="spellEnd"/>
      <w:r w:rsidRPr="40426DE4" w:rsidR="07100B5D">
        <w:rPr>
          <w:sz w:val="20"/>
          <w:szCs w:val="20"/>
          <w:lang w:val="en-GB"/>
          <w:rPrChange w:author="Gastbenutzer" w:date="2023-10-20T18:30:00Z" w:id="199">
            <w:rPr>
              <w:color w:val="1AB39F" w:themeColor="accent6"/>
              <w:sz w:val="16"/>
              <w:szCs w:val="16"/>
              <w:lang w:val="en-GB"/>
            </w:rPr>
          </w:rPrChange>
        </w:rPr>
        <w:t xml:space="preserve">) and classification models (see chapter </w:t>
      </w:r>
      <w:proofErr w:type="spellStart"/>
      <w:r w:rsidRPr="40426DE4" w:rsidR="07100B5D">
        <w:rPr>
          <w:sz w:val="20"/>
          <w:szCs w:val="20"/>
          <w:lang w:val="en-GB"/>
          <w:rPrChange w:author="Gastbenutzer" w:date="2023-10-20T18:30:00Z" w:id="200">
            <w:rPr>
              <w:color w:val="1AB39F" w:themeColor="accent6"/>
              <w:sz w:val="16"/>
              <w:szCs w:val="16"/>
              <w:lang w:val="en-GB"/>
            </w:rPr>
          </w:rPrChange>
        </w:rPr>
        <w:t>xy</w:t>
      </w:r>
      <w:proofErr w:type="spellEnd"/>
      <w:r w:rsidRPr="40426DE4" w:rsidR="07100B5D">
        <w:rPr>
          <w:sz w:val="20"/>
          <w:szCs w:val="20"/>
          <w:lang w:val="en-GB"/>
          <w:rPrChange w:author="Gastbenutzer" w:date="2023-10-20T18:30:00Z" w:id="201">
            <w:rPr>
              <w:color w:val="1AB39F" w:themeColor="accent6"/>
              <w:sz w:val="16"/>
              <w:szCs w:val="16"/>
              <w:lang w:val="en-GB"/>
            </w:rPr>
          </w:rPrChange>
        </w:rPr>
        <w:t>).</w:t>
      </w:r>
    </w:p>
    <w:p w:rsidR="07100B5D" w:rsidP="07100B5D" w:rsidRDefault="07100B5D" w14:paraId="44F67C29" w14:textId="722FB6CA">
      <w:pPr>
        <w:rPr>
          <w:lang w:val="en-GB"/>
        </w:rPr>
      </w:pPr>
    </w:p>
    <w:p w:rsidRPr="00E17374" w:rsidR="07100B5D" w:rsidRDefault="07100B5D" w14:paraId="127C5270" w14:textId="5DB5C4D1">
      <w:pPr>
        <w:pStyle w:val="ListBullet"/>
        <w:numPr>
          <w:ilvl w:val="0"/>
          <w:numId w:val="0"/>
        </w:numPr>
        <w:rPr>
          <w:color w:val="1AB39F" w:themeColor="accent6"/>
          <w:sz w:val="16"/>
          <w:szCs w:val="16"/>
          <w:lang w:val="en-GB"/>
        </w:rPr>
        <w:pPrChange w:author="Gastbenutzer" w:date="2023-10-21T16:44:00Z" w:id="202">
          <w:pPr>
            <w:pStyle w:val="ListBullet"/>
          </w:pPr>
        </w:pPrChange>
      </w:pPr>
    </w:p>
    <w:p w:rsidR="07100B5D" w:rsidP="07100B5D" w:rsidRDefault="07100B5D" w14:paraId="516909CE" w14:textId="6F5DB222">
      <w:pPr>
        <w:pStyle w:val="ListBullet"/>
        <w:rPr>
          <w:del w:author="Gastbenutzer" w:date="2023-10-20T17:51:00Z" w:id="203"/>
          <w:color w:val="1AB39F" w:themeColor="accent6"/>
          <w:sz w:val="16"/>
          <w:szCs w:val="16"/>
          <w:lang w:val="en-GB"/>
          <w:rPrChange w:author="Jonathan Leipold - BDAE Gruppe" w:date="2023-10-18T10:09:00Z" w:id="204">
            <w:rPr>
              <w:del w:author="Gastbenutzer" w:date="2023-10-20T17:51:00Z" w:id="205"/>
              <w:lang w:val="en-GB"/>
            </w:rPr>
          </w:rPrChange>
        </w:rPr>
      </w:pPr>
    </w:p>
    <w:p w:rsidRPr="00992CCF" w:rsidR="00034E84" w:rsidP="00034E84" w:rsidRDefault="00034E84" w14:paraId="6EC6EC92" w14:textId="77777777">
      <w:pPr>
        <w:pStyle w:val="Heading2"/>
        <w:spacing w:before="360" w:after="120"/>
        <w:jc w:val="both"/>
        <w:rPr>
          <w:sz w:val="22"/>
          <w:lang w:val="en-GB"/>
        </w:rPr>
      </w:pPr>
      <w:bookmarkStart w:name="_Toc148803222" w:id="206"/>
      <w:bookmarkStart w:name="_Toc176126365" w:id="207"/>
      <w:r w:rsidRPr="07100B5D">
        <w:rPr>
          <w:sz w:val="22"/>
          <w:lang w:val="en-GB"/>
          <w:rPrChange w:author="Jonathan Leipold - BDAE Gruppe" w:date="2023-10-21T16:43:00Z" w:id="208">
            <w:rPr>
              <w:lang w:val="en-GB"/>
            </w:rPr>
          </w:rPrChange>
        </w:rPr>
        <w:t>Pre-processing and feature engineering</w:t>
      </w:r>
      <w:bookmarkEnd w:id="206"/>
      <w:bookmarkEnd w:id="207"/>
    </w:p>
    <w:p w:rsidR="07100B5D" w:rsidRDefault="04117169" w14:paraId="50DE72A4" w14:textId="4A5F5347">
      <w:pPr>
        <w:jc w:val="both"/>
        <w:rPr>
          <w:del w:author="Gastbenutzer" w:date="2023-10-21T14:50:00Z" w:id="209"/>
          <w:sz w:val="20"/>
          <w:szCs w:val="20"/>
          <w:lang w:val="en-GB"/>
        </w:rPr>
        <w:pPrChange w:author="Gastbenutzer" w:date="2023-10-21T16:46:00Z" w:id="210">
          <w:pPr/>
        </w:pPrChange>
      </w:pPr>
      <w:del w:author="Gastbenutzer" w:date="2023-10-21T14:50:00Z" w:id="211">
        <w:r w:rsidRPr="53C4B107">
          <w:rPr>
            <w:sz w:val="20"/>
            <w:szCs w:val="20"/>
            <w:lang w:val="en-GB"/>
          </w:rPr>
          <w:delText xml:space="preserve">The base dataset consisted of 229787 transactions and 36 variables (e.g., birthday, policy StartDate, premium Amount, Contract Id and Fee Rate, Zone Desc). </w:delText>
        </w:r>
      </w:del>
    </w:p>
    <w:p w:rsidR="07100B5D" w:rsidRDefault="04117169" w14:paraId="00C8E7BB" w14:textId="25A41F53">
      <w:pPr>
        <w:jc w:val="both"/>
        <w:rPr>
          <w:sz w:val="20"/>
          <w:szCs w:val="20"/>
          <w:lang w:val="en-GB"/>
        </w:rPr>
        <w:pPrChange w:author="Gastbenutzer" w:date="2023-10-21T16:46:00Z" w:id="212">
          <w:pPr/>
        </w:pPrChange>
      </w:pPr>
      <w:r w:rsidRPr="53C4B107">
        <w:rPr>
          <w:sz w:val="20"/>
          <w:szCs w:val="20"/>
          <w:lang w:val="en-GB"/>
        </w:rPr>
        <w:t>After initial exploratory analysis of the data, missing values were deleted or replaced, and the variables were converted to the correct data type.</w:t>
      </w:r>
    </w:p>
    <w:p w:rsidR="07100B5D" w:rsidRDefault="5002EF96" w14:paraId="248AB011" w14:textId="2648C380">
      <w:pPr>
        <w:jc w:val="both"/>
        <w:rPr>
          <w:del w:author="Gastbenutzer" w:date="2023-10-21T14:59:00Z" w:id="213"/>
          <w:sz w:val="20"/>
          <w:szCs w:val="20"/>
          <w:lang w:val="en-GB"/>
        </w:rPr>
        <w:pPrChange w:author="Gastbenutzer" w:date="2023-10-21T16:53:00Z" w:id="214">
          <w:pPr/>
        </w:pPrChange>
      </w:pPr>
      <w:ins w:author="Gastbenutzer" w:date="2023-10-21T14:53:00Z" w:id="215">
        <w:r w:rsidRPr="1247328A">
          <w:rPr>
            <w:sz w:val="20"/>
            <w:szCs w:val="20"/>
            <w:lang w:val="en-GB"/>
          </w:rPr>
          <w:t>Looking</w:t>
        </w:r>
        <w:r w:rsidRPr="1247328A" w:rsidR="7B1BEADC">
          <w:rPr>
            <w:sz w:val="20"/>
            <w:szCs w:val="20"/>
            <w:lang w:val="en-GB"/>
          </w:rPr>
          <w:t xml:space="preserve"> at the premium amounts over time</w:t>
        </w:r>
      </w:ins>
      <w:ins w:author="Gastbenutzer" w:date="2023-10-21T14:54:00Z" w:id="216">
        <w:r w:rsidRPr="1247328A" w:rsidR="21EA9895">
          <w:rPr>
            <w:sz w:val="20"/>
            <w:szCs w:val="20"/>
            <w:lang w:val="en-GB"/>
          </w:rPr>
          <w:t xml:space="preserve"> </w:t>
        </w:r>
        <w:r w:rsidRPr="1247328A" w:rsidR="174F5BE4">
          <w:rPr>
            <w:sz w:val="20"/>
            <w:szCs w:val="20"/>
            <w:lang w:val="en-GB"/>
          </w:rPr>
          <w:t>by month</w:t>
        </w:r>
      </w:ins>
      <w:ins w:author="Gastbenutzer" w:date="2023-10-21T14:53:00Z" w:id="217">
        <w:r w:rsidRPr="1247328A" w:rsidR="7B1BEADC">
          <w:rPr>
            <w:sz w:val="20"/>
            <w:szCs w:val="20"/>
            <w:lang w:val="en-GB"/>
          </w:rPr>
          <w:t xml:space="preserve">, </w:t>
        </w:r>
      </w:ins>
      <w:ins w:author="Gastbenutzer" w:date="2023-10-21T14:54:00Z" w:id="218">
        <w:r w:rsidRPr="1247328A" w:rsidR="0C3C9C17">
          <w:rPr>
            <w:sz w:val="20"/>
            <w:szCs w:val="20"/>
            <w:lang w:val="en-GB"/>
          </w:rPr>
          <w:t>there is</w:t>
        </w:r>
      </w:ins>
      <w:ins w:author="Gastbenutzer" w:date="2023-10-21T14:53:00Z" w:id="219">
        <w:r w:rsidRPr="1247328A" w:rsidR="7B1BEADC">
          <w:rPr>
            <w:sz w:val="20"/>
            <w:szCs w:val="20"/>
            <w:lang w:val="en-GB"/>
          </w:rPr>
          <w:t xml:space="preserve"> a dip in 2019</w:t>
        </w:r>
      </w:ins>
      <w:ins w:author="Gastbenutzer" w:date="2023-10-21T14:58:00Z" w:id="220">
        <w:r w:rsidRPr="2954F21F" w:rsidR="2954F21F">
          <w:rPr>
            <w:sz w:val="20"/>
            <w:szCs w:val="20"/>
            <w:lang w:val="en-GB"/>
          </w:rPr>
          <w:t xml:space="preserve"> </w:t>
        </w:r>
        <w:r w:rsidRPr="12BA55EB" w:rsidR="12BA55EB">
          <w:rPr>
            <w:sz w:val="20"/>
            <w:szCs w:val="20"/>
            <w:lang w:val="en-GB"/>
          </w:rPr>
          <w:t>(see Fig</w:t>
        </w:r>
        <w:r w:rsidRPr="05E5212F" w:rsidR="05E5212F">
          <w:rPr>
            <w:sz w:val="20"/>
            <w:szCs w:val="20"/>
            <w:lang w:val="en-GB"/>
          </w:rPr>
          <w:t>.2</w:t>
        </w:r>
        <w:r w:rsidRPr="12BA55EB" w:rsidR="12BA55EB">
          <w:rPr>
            <w:sz w:val="20"/>
            <w:szCs w:val="20"/>
            <w:lang w:val="en-GB"/>
          </w:rPr>
          <w:t>)</w:t>
        </w:r>
      </w:ins>
      <w:ins w:author="Gastbenutzer" w:date="2023-10-21T14:53:00Z" w:id="221">
        <w:r w:rsidRPr="12BA55EB" w:rsidR="12BA55EB">
          <w:rPr>
            <w:sz w:val="20"/>
            <w:szCs w:val="20"/>
            <w:lang w:val="en-GB"/>
          </w:rPr>
          <w:t>.</w:t>
        </w:r>
        <w:r w:rsidRPr="1247328A" w:rsidR="7B1BEADC">
          <w:rPr>
            <w:sz w:val="20"/>
            <w:szCs w:val="20"/>
            <w:lang w:val="en-GB"/>
          </w:rPr>
          <w:t xml:space="preserve"> </w:t>
        </w:r>
      </w:ins>
    </w:p>
    <w:p w:rsidR="2E3C3962" w:rsidP="2E3C3962" w:rsidRDefault="2E3C3962" w14:paraId="761A710E" w14:textId="59960448">
      <w:pPr>
        <w:rPr>
          <w:rFonts w:ascii="Times New Roman" w:hAnsi="Times New Roman" w:cs="Times New Roman"/>
          <w:color w:val="auto"/>
          <w:lang w:val="en-GB"/>
        </w:rPr>
      </w:pPr>
      <w:r>
        <w:rPr>
          <w:noProof/>
        </w:rPr>
        <w:drawing>
          <wp:inline distT="0" distB="0" distL="0" distR="0" wp14:anchorId="6A1D992B" wp14:editId="38AE344F">
            <wp:extent cx="4473115" cy="2219325"/>
            <wp:effectExtent l="0" t="0" r="3810" b="0"/>
            <wp:docPr id="2114557239" name="Grafik 2114557239"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8735030"/>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473115" cy="2219325"/>
                    </a:xfrm>
                    <a:prstGeom prst="rect">
                      <a:avLst/>
                    </a:prstGeom>
                    <a:noFill/>
                    <a:ln>
                      <a:noFill/>
                    </a:ln>
                  </pic:spPr>
                </pic:pic>
              </a:graphicData>
            </a:graphic>
          </wp:inline>
        </w:drawing>
      </w:r>
    </w:p>
    <w:p w:rsidR="559AC84A" w:rsidP="559AC84A" w:rsidRDefault="559AC84A" w14:paraId="46CEFC6F" w14:textId="2961CCF7">
      <w:pPr>
        <w:pStyle w:val="Caption"/>
        <w:rPr>
          <w:lang w:val="en-GB"/>
        </w:rPr>
      </w:pPr>
      <w:r w:rsidRPr="559AC84A">
        <w:rPr>
          <w:lang w:val="en-GB"/>
        </w:rPr>
        <w:t xml:space="preserve">Figure </w:t>
      </w:r>
      <w:r>
        <w:fldChar w:fldCharType="begin"/>
      </w:r>
      <w:r w:rsidRPr="559AC84A">
        <w:rPr>
          <w:lang w:val="en-GB"/>
        </w:rPr>
        <w:instrText xml:space="preserve"> SEQ Figure \* ARABIC </w:instrText>
      </w:r>
      <w:r>
        <w:fldChar w:fldCharType="separate"/>
      </w:r>
      <w:ins w:author="Jonathan Leipold - BDAE Gruppe" w:date="2023-10-22T23:20:00Z" w:id="222">
        <w:r w:rsidR="002B6A51">
          <w:rPr>
            <w:noProof/>
            <w:lang w:val="en-GB"/>
          </w:rPr>
          <w:t>2</w:t>
        </w:r>
      </w:ins>
      <w:del w:author="Jonathan Leipold - BDAE Gruppe" w:date="2023-10-22T22:56:00Z" w:id="223">
        <w:r w:rsidRPr="559AC84A" w:rsidDel="00FF6CF0">
          <w:rPr>
            <w:noProof/>
            <w:lang w:val="en-GB"/>
          </w:rPr>
          <w:delText>1</w:delText>
        </w:r>
      </w:del>
      <w:r>
        <w:fldChar w:fldCharType="end"/>
      </w:r>
      <w:r w:rsidRPr="0B3835C5" w:rsidR="0B3835C5">
        <w:rPr>
          <w:noProof/>
          <w:lang w:val="en-GB"/>
        </w:rPr>
        <w:t>2</w:t>
      </w:r>
      <w:r w:rsidRPr="0B3835C5" w:rsidR="0B3835C5">
        <w:rPr>
          <w:lang w:val="en-GB"/>
        </w:rPr>
        <w:t>:</w:t>
      </w:r>
      <w:r w:rsidRPr="559AC84A">
        <w:rPr>
          <w:lang w:val="en-GB"/>
        </w:rPr>
        <w:t xml:space="preserve"> </w:t>
      </w:r>
      <w:del w:author="Gastbenutzer" w:date="2023-10-21T14:59:00Z" w:id="224">
        <w:r w:rsidRPr="559AC84A">
          <w:rPr>
            <w:lang w:val="en-GB"/>
          </w:rPr>
          <w:delText xml:space="preserve">Zone models by </w:delText>
        </w:r>
        <w:r w:rsidRPr="20A3FDDB" w:rsidDel="20A3FDDB" w:rsidR="20A3FDDB">
          <w:rPr>
            <w:lang w:val="en-GB"/>
          </w:rPr>
          <w:delText>s</w:delText>
        </w:r>
      </w:del>
      <w:ins w:author="Gastbenutzer" w:date="2023-10-21T14:59:00Z" w:id="225">
        <w:r w:rsidRPr="20A3FDDB" w:rsidR="20A3FDDB">
          <w:rPr>
            <w:lang w:val="en-GB"/>
          </w:rPr>
          <w:t>S</w:t>
        </w:r>
      </w:ins>
      <w:r w:rsidRPr="20A3FDDB" w:rsidR="20A3FDDB">
        <w:rPr>
          <w:lang w:val="en-GB"/>
        </w:rPr>
        <w:t>um</w:t>
      </w:r>
      <w:r w:rsidRPr="559AC84A">
        <w:rPr>
          <w:lang w:val="en-GB"/>
        </w:rPr>
        <w:t xml:space="preserve"> of premium amounts and number of unique contract IDs</w:t>
      </w:r>
      <w:ins w:author="Gastbenutzer" w:date="2023-10-21T14:59:00Z" w:id="226">
        <w:r w:rsidRPr="3C010231" w:rsidR="3C010231">
          <w:rPr>
            <w:lang w:val="en-GB"/>
          </w:rPr>
          <w:t xml:space="preserve"> </w:t>
        </w:r>
        <w:r w:rsidRPr="44AB9D81" w:rsidR="44AB9D81">
          <w:rPr>
            <w:lang w:val="en-GB"/>
          </w:rPr>
          <w:t>over time by month</w:t>
        </w:r>
      </w:ins>
    </w:p>
    <w:p w:rsidR="06A84F38" w:rsidP="06A84F38" w:rsidRDefault="78849CD3" w14:paraId="7679FFC3" w14:textId="4F1B6A92">
      <w:pPr>
        <w:spacing w:after="240"/>
        <w:rPr>
          <w:ins w:author="Gastbenutzer" w:date="2023-10-21T15:24:00Z" w:id="227"/>
          <w:sz w:val="20"/>
          <w:szCs w:val="20"/>
          <w:lang w:val="en-GB"/>
          <w:rPrChange w:author="Gastbenutzer" w:date="2023-10-21T17:26:00Z" w:id="228">
            <w:rPr>
              <w:ins w:author="Gastbenutzer" w:date="2023-10-21T15:24:00Z" w:id="229"/>
              <w:rFonts w:ascii="Times New Roman" w:hAnsi="Times New Roman" w:cs="Times New Roman"/>
              <w:color w:val="auto"/>
              <w:sz w:val="24"/>
              <w:szCs w:val="24"/>
              <w:lang w:val="en-GB"/>
            </w:rPr>
          </w:rPrChange>
        </w:rPr>
      </w:pPr>
      <w:ins w:author="Gastbenutzer" w:date="2023-10-21T15:01:00Z" w:id="230">
        <w:r w:rsidRPr="78849CD3">
          <w:rPr>
            <w:sz w:val="20"/>
            <w:szCs w:val="20"/>
            <w:lang w:val="en-GB"/>
          </w:rPr>
          <w:t xml:space="preserve">As mentioned earlier, a change in the zone model was identified. A new variable </w:t>
        </w:r>
        <w:proofErr w:type="spellStart"/>
        <w:r w:rsidRPr="78849CD3">
          <w:rPr>
            <w:sz w:val="20"/>
            <w:szCs w:val="20"/>
            <w:lang w:val="en-GB"/>
          </w:rPr>
          <w:t>Zone_United</w:t>
        </w:r>
        <w:proofErr w:type="spellEnd"/>
        <w:r w:rsidRPr="78849CD3">
          <w:rPr>
            <w:sz w:val="20"/>
            <w:szCs w:val="20"/>
            <w:lang w:val="en-GB"/>
          </w:rPr>
          <w:t xml:space="preserve"> was created to include this zone conversion</w:t>
        </w:r>
      </w:ins>
      <w:ins w:author="Gastbenutzer" w:date="2023-10-21T15:13:00Z" w:id="231">
        <w:r w:rsidRPr="2E2BBD41" w:rsidR="2E2BBD41">
          <w:rPr>
            <w:sz w:val="20"/>
            <w:szCs w:val="20"/>
            <w:lang w:val="en-GB"/>
          </w:rPr>
          <w:t xml:space="preserve"> </w:t>
        </w:r>
        <w:r w:rsidRPr="4BC54A53" w:rsidR="4BC54A53">
          <w:rPr>
            <w:sz w:val="20"/>
            <w:szCs w:val="20"/>
            <w:lang w:val="en-GB"/>
          </w:rPr>
          <w:t xml:space="preserve">(see </w:t>
        </w:r>
        <w:r w:rsidRPr="477374E1" w:rsidR="477374E1">
          <w:rPr>
            <w:sz w:val="20"/>
            <w:szCs w:val="20"/>
            <w:lang w:val="en-GB"/>
          </w:rPr>
          <w:t>Figure 3</w:t>
        </w:r>
        <w:r w:rsidRPr="6B6DFCFD" w:rsidR="6B6DFCFD">
          <w:rPr>
            <w:sz w:val="20"/>
            <w:szCs w:val="20"/>
            <w:lang w:val="en-GB"/>
          </w:rPr>
          <w:t>)</w:t>
        </w:r>
      </w:ins>
      <w:ins w:author="Gastbenutzer" w:date="2023-10-21T15:01:00Z" w:id="232">
        <w:r w:rsidRPr="6B6DFCFD" w:rsidR="6B6DFCFD">
          <w:rPr>
            <w:sz w:val="20"/>
            <w:szCs w:val="20"/>
            <w:lang w:val="en-GB"/>
          </w:rPr>
          <w:t>.</w:t>
        </w:r>
      </w:ins>
      <w:ins w:author="Gastbenutzer" w:date="2023-10-21T15:26:00Z" w:id="233">
        <w:r w:rsidRPr="6B6DFCFD" w:rsidR="6B6DFCFD">
          <w:rPr>
            <w:sz w:val="20"/>
            <w:szCs w:val="20"/>
            <w:lang w:val="en-GB"/>
          </w:rPr>
          <w:t xml:space="preserve"> </w:t>
        </w:r>
        <w:r w:rsidRPr="3EE9EE79" w:rsidR="3EE9EE79">
          <w:rPr>
            <w:sz w:val="20"/>
            <w:szCs w:val="20"/>
            <w:lang w:val="en-GB"/>
          </w:rPr>
          <w:t>Moreover,</w:t>
        </w:r>
      </w:ins>
      <w:ins w:author="Gastbenutzer" w:date="2023-10-21T15:24:00Z" w:id="234">
        <w:r w:rsidRPr="6A55C186" w:rsidR="06A84F38">
          <w:rPr>
            <w:sz w:val="20"/>
            <w:szCs w:val="20"/>
            <w:lang w:val="en-GB"/>
          </w:rPr>
          <w:t xml:space="preserve"> </w:t>
        </w:r>
        <w:r w:rsidRPr="050B1D16" w:rsidR="06A84F38">
          <w:rPr>
            <w:sz w:val="20"/>
            <w:szCs w:val="20"/>
            <w:lang w:val="en-GB"/>
            <w:rPrChange w:author="Gastbenutzer" w:date="2023-10-21T17:26:00Z" w:id="235">
              <w:rPr>
                <w:rFonts w:ascii="Times New Roman" w:hAnsi="Times New Roman" w:cs="Times New Roman"/>
                <w:color w:val="auto"/>
                <w:sz w:val="24"/>
                <w:szCs w:val="24"/>
                <w:lang w:val="en-GB"/>
              </w:rPr>
            </w:rPrChange>
          </w:rPr>
          <w:t xml:space="preserve">optional parameters for </w:t>
        </w:r>
        <w:proofErr w:type="spellStart"/>
        <w:r w:rsidRPr="050B1D16" w:rsidR="06A84F38">
          <w:rPr>
            <w:sz w:val="20"/>
            <w:szCs w:val="20"/>
            <w:lang w:val="en-GB"/>
            <w:rPrChange w:author="Gastbenutzer" w:date="2023-10-21T17:26:00Z" w:id="236">
              <w:rPr>
                <w:rFonts w:ascii="Times New Roman" w:hAnsi="Times New Roman" w:cs="Times New Roman"/>
                <w:color w:val="auto"/>
                <w:sz w:val="24"/>
                <w:szCs w:val="24"/>
                <w:lang w:val="en-GB"/>
              </w:rPr>
            </w:rPrChange>
          </w:rPr>
          <w:t>ZoneModel</w:t>
        </w:r>
        <w:proofErr w:type="spellEnd"/>
        <w:r w:rsidRPr="050B1D16" w:rsidR="06A84F38">
          <w:rPr>
            <w:sz w:val="20"/>
            <w:szCs w:val="20"/>
            <w:lang w:val="en-GB"/>
            <w:rPrChange w:author="Gastbenutzer" w:date="2023-10-21T17:26:00Z" w:id="237">
              <w:rPr>
                <w:rFonts w:ascii="Times New Roman" w:hAnsi="Times New Roman" w:cs="Times New Roman"/>
                <w:color w:val="auto"/>
                <w:sz w:val="24"/>
                <w:szCs w:val="24"/>
                <w:lang w:val="en-GB"/>
              </w:rPr>
            </w:rPrChange>
          </w:rPr>
          <w:t xml:space="preserve"> are included in the preprocessing function.</w:t>
        </w:r>
      </w:ins>
    </w:p>
    <w:p w:rsidR="4DE64DCD" w:rsidP="57346304" w:rsidRDefault="4DE64DCD" w14:paraId="318EB157" w14:textId="58BDDD21">
      <w:pPr>
        <w:jc w:val="both"/>
        <w:rPr>
          <w:del w:author="Gastbenutzer" w:date="2023-10-21T15:01:00Z" w:id="238"/>
          <w:sz w:val="20"/>
          <w:szCs w:val="20"/>
          <w:lang w:val="en-GB"/>
        </w:rPr>
      </w:pPr>
    </w:p>
    <w:p w:rsidR="07100B5D" w:rsidP="07100B5D" w:rsidRDefault="07100B5D" w14:paraId="77BFCD22" w14:textId="26ECEF1D">
      <w:pPr>
        <w:rPr>
          <w:lang w:val="en-GB"/>
        </w:rPr>
      </w:pPr>
    </w:p>
    <w:p w:rsidR="07100B5D" w:rsidP="07100B5D" w:rsidRDefault="07100B5D" w14:paraId="0A444D9B" w14:textId="2E56F543">
      <w:r>
        <w:rPr>
          <w:noProof/>
        </w:rPr>
        <w:drawing>
          <wp:inline distT="0" distB="0" distL="0" distR="0" wp14:anchorId="3CDA77FE" wp14:editId="5147EEA6">
            <wp:extent cx="2336415" cy="1445657"/>
            <wp:effectExtent l="0" t="0" r="0" b="0"/>
            <wp:docPr id="707350542" name="Grafik 70735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7350542"/>
                    <pic:cNvPicPr/>
                  </pic:nvPicPr>
                  <pic:blipFill>
                    <a:blip r:embed="rId11">
                      <a:extLst>
                        <a:ext uri="{28A0092B-C50C-407E-A947-70E740481C1C}">
                          <a14:useLocalDpi xmlns:a14="http://schemas.microsoft.com/office/drawing/2010/main" val="0"/>
                        </a:ext>
                      </a:extLst>
                    </a:blip>
                    <a:stretch>
                      <a:fillRect/>
                    </a:stretch>
                  </pic:blipFill>
                  <pic:spPr>
                    <a:xfrm>
                      <a:off x="0" y="0"/>
                      <a:ext cx="2336415" cy="1445657"/>
                    </a:xfrm>
                    <a:prstGeom prst="rect">
                      <a:avLst/>
                    </a:prstGeom>
                  </pic:spPr>
                </pic:pic>
              </a:graphicData>
            </a:graphic>
          </wp:inline>
        </w:drawing>
      </w:r>
      <w:r>
        <w:rPr>
          <w:noProof/>
        </w:rPr>
        <w:drawing>
          <wp:inline distT="0" distB="0" distL="0" distR="0" wp14:anchorId="73806D24" wp14:editId="194FA1DE">
            <wp:extent cx="2301982" cy="1429147"/>
            <wp:effectExtent l="0" t="0" r="0" b="0"/>
            <wp:docPr id="1149778724" name="Grafik 114977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49778724"/>
                    <pic:cNvPicPr/>
                  </pic:nvPicPr>
                  <pic:blipFill>
                    <a:blip r:embed="rId12">
                      <a:extLst>
                        <a:ext uri="{28A0092B-C50C-407E-A947-70E740481C1C}">
                          <a14:useLocalDpi xmlns:a14="http://schemas.microsoft.com/office/drawing/2010/main" val="0"/>
                        </a:ext>
                      </a:extLst>
                    </a:blip>
                    <a:stretch>
                      <a:fillRect/>
                    </a:stretch>
                  </pic:blipFill>
                  <pic:spPr>
                    <a:xfrm>
                      <a:off x="0" y="0"/>
                      <a:ext cx="2301982" cy="1429147"/>
                    </a:xfrm>
                    <a:prstGeom prst="rect">
                      <a:avLst/>
                    </a:prstGeom>
                  </pic:spPr>
                </pic:pic>
              </a:graphicData>
            </a:graphic>
          </wp:inline>
        </w:drawing>
      </w:r>
    </w:p>
    <w:p w:rsidR="2BB0968A" w:rsidP="2BB0968A" w:rsidRDefault="0CAE2AE6" w14:paraId="6D5DEFEB" w14:textId="2912802A">
      <w:pPr>
        <w:pStyle w:val="Caption"/>
        <w:rPr>
          <w:lang w:val="en-GB"/>
        </w:rPr>
      </w:pPr>
      <w:r w:rsidRPr="2BB0968A">
        <w:rPr>
          <w:lang w:val="en-GB"/>
        </w:rPr>
        <w:t xml:space="preserve">Figure </w:t>
      </w:r>
      <w:r>
        <w:fldChar w:fldCharType="begin"/>
      </w:r>
      <w:r w:rsidRPr="2BB0968A">
        <w:rPr>
          <w:lang w:val="en-GB"/>
        </w:rPr>
        <w:instrText xml:space="preserve"> SEQ Figure \* ARABIC </w:instrText>
      </w:r>
      <w:r>
        <w:fldChar w:fldCharType="separate"/>
      </w:r>
      <w:ins w:author="Jonathan Leipold - BDAE Gruppe" w:date="2023-10-22T23:20:00Z" w:id="239">
        <w:r w:rsidR="002B6A51">
          <w:rPr>
            <w:noProof/>
            <w:lang w:val="en-GB"/>
          </w:rPr>
          <w:t>3</w:t>
        </w:r>
      </w:ins>
      <w:del w:author="Jonathan Leipold - BDAE Gruppe" w:date="2023-10-22T22:56:00Z" w:id="240">
        <w:r w:rsidRPr="2BB0968A" w:rsidDel="00FF6CF0">
          <w:rPr>
            <w:noProof/>
            <w:lang w:val="en-GB"/>
          </w:rPr>
          <w:delText>1</w:delText>
        </w:r>
      </w:del>
      <w:r>
        <w:fldChar w:fldCharType="end"/>
      </w:r>
      <w:del w:author="Gastbenutzer" w:date="2023-10-21T20:32:00Z" w:id="241">
        <w:r w:rsidRPr="2BB0968A">
          <w:rPr>
            <w:lang w:val="en-GB"/>
          </w:rPr>
          <w:delText>3</w:delText>
        </w:r>
      </w:del>
      <w:ins w:author="Gastbenutzer" w:date="2023-10-21T20:32:00Z" w:id="242">
        <w:r w:rsidRPr="6A8E25E5" w:rsidR="6A8E25E5">
          <w:rPr>
            <w:lang w:val="en-GB"/>
          </w:rPr>
          <w:t>3</w:t>
        </w:r>
      </w:ins>
      <w:r w:rsidRPr="2BB0968A">
        <w:rPr>
          <w:lang w:val="en-GB"/>
        </w:rPr>
        <w:t xml:space="preserve">: </w:t>
      </w:r>
      <w:r w:rsidRPr="2BB0968A" w:rsidR="29213607">
        <w:rPr>
          <w:lang w:val="en-GB"/>
        </w:rPr>
        <w:t xml:space="preserve">Count of unique </w:t>
      </w:r>
      <w:r w:rsidRPr="2BB0968A" w:rsidR="5F4CF11A">
        <w:rPr>
          <w:lang w:val="en-GB"/>
        </w:rPr>
        <w:t xml:space="preserve">Contract IDs by </w:t>
      </w:r>
      <w:r w:rsidRPr="2BB0968A" w:rsidR="1D018AEA">
        <w:rPr>
          <w:lang w:val="en-GB"/>
        </w:rPr>
        <w:t>Zone: New</w:t>
      </w:r>
      <w:r w:rsidRPr="2BB0968A" w:rsidR="043A400B">
        <w:rPr>
          <w:lang w:val="en-GB"/>
        </w:rPr>
        <w:t xml:space="preserve"> Zone </w:t>
      </w:r>
      <w:r w:rsidRPr="2BB0968A" w:rsidR="7D44D049">
        <w:rPr>
          <w:lang w:val="en-GB"/>
        </w:rPr>
        <w:t xml:space="preserve">model vs. </w:t>
      </w:r>
      <w:r w:rsidRPr="2BB0968A" w:rsidR="2532126D">
        <w:rPr>
          <w:lang w:val="en-GB"/>
        </w:rPr>
        <w:t xml:space="preserve">Old Zone </w:t>
      </w:r>
      <w:r w:rsidRPr="2BB0968A" w:rsidR="25C58168">
        <w:rPr>
          <w:lang w:val="en-GB"/>
        </w:rPr>
        <w:t>model</w:t>
      </w:r>
    </w:p>
    <w:p w:rsidRPr="00FB1508" w:rsidR="33585F1F" w:rsidRDefault="33585F1F" w14:paraId="2749C6B1" w14:textId="2E83100E">
      <w:pPr>
        <w:rPr>
          <w:lang w:val="en-GB"/>
          <w:rPrChange w:author="Jonathan Leipold - BDAE Gruppe" w:date="2023-10-22T23:04:00Z" w:id="243">
            <w:rPr/>
          </w:rPrChange>
        </w:rPr>
      </w:pPr>
    </w:p>
    <w:p w:rsidR="07100B5D" w:rsidP="56AA7526" w:rsidRDefault="56AA7526" w14:paraId="0761517F" w14:textId="29A69571">
      <w:pPr>
        <w:jc w:val="both"/>
        <w:rPr>
          <w:sz w:val="20"/>
          <w:szCs w:val="20"/>
          <w:lang w:val="en-GB"/>
        </w:rPr>
      </w:pPr>
      <w:r w:rsidRPr="56AA7526">
        <w:rPr>
          <w:sz w:val="20"/>
          <w:szCs w:val="20"/>
          <w:lang w:val="en-GB"/>
        </w:rPr>
        <w:t>This adjustment allowed to identify two different trajectories for the two zone models</w:t>
      </w:r>
      <w:r w:rsidRPr="1EFAE31F" w:rsidR="1EFAE31F">
        <w:rPr>
          <w:sz w:val="20"/>
          <w:szCs w:val="20"/>
          <w:lang w:val="en-GB"/>
        </w:rPr>
        <w:t xml:space="preserve"> </w:t>
      </w:r>
      <w:r w:rsidRPr="287B53A8" w:rsidR="287B53A8">
        <w:rPr>
          <w:sz w:val="20"/>
          <w:szCs w:val="20"/>
          <w:lang w:val="en-GB"/>
        </w:rPr>
        <w:t xml:space="preserve">(see Figure </w:t>
      </w:r>
      <w:r w:rsidRPr="0EA9AE2A" w:rsidR="0EA9AE2A">
        <w:rPr>
          <w:sz w:val="20"/>
          <w:szCs w:val="20"/>
          <w:lang w:val="en-GB"/>
        </w:rPr>
        <w:t>4).</w:t>
      </w:r>
      <w:r w:rsidRPr="56AA7526">
        <w:rPr>
          <w:sz w:val="20"/>
          <w:szCs w:val="20"/>
          <w:lang w:val="en-GB"/>
        </w:rPr>
        <w:t xml:space="preserve"> </w:t>
      </w:r>
      <w:r w:rsidRPr="5A0FAAE2">
        <w:rPr>
          <w:sz w:val="20"/>
          <w:szCs w:val="20"/>
          <w:lang w:val="en-GB"/>
        </w:rPr>
        <w:t>Based on this finding, the further procedure was adjusted.</w:t>
      </w:r>
      <w:r>
        <w:t xml:space="preserve"> </w:t>
      </w:r>
    </w:p>
    <w:p w:rsidR="1759043F" w:rsidP="1759043F" w:rsidRDefault="07100B5D" w14:paraId="16FFACBC" w14:textId="34A4015C">
      <w:pPr>
        <w:rPr>
          <w:ins w:author="Gastbenutzer" w:date="2023-10-21T15:43:00Z" w:id="244"/>
          <w:lang w:val="en-GB"/>
        </w:rPr>
      </w:pPr>
      <w:r>
        <w:rPr>
          <w:noProof/>
        </w:rPr>
        <w:drawing>
          <wp:inline distT="0" distB="0" distL="0" distR="0" wp14:anchorId="70A64074" wp14:editId="12DEDB6A">
            <wp:extent cx="4572000" cy="3590925"/>
            <wp:effectExtent l="0" t="0" r="0" b="0"/>
            <wp:docPr id="1726742275" name="Grafik 172674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rsidR="0207059B" w:rsidP="06FE4E2D" w:rsidRDefault="0207059B" w14:paraId="61B347B8" w14:textId="1BFDF77C">
      <w:pPr>
        <w:rPr>
          <w:ins w:author="Gastbenutzer" w:date="2023-10-21T15:17:00Z" w:id="245"/>
          <w:lang w:val="en-GB"/>
        </w:rPr>
      </w:pPr>
      <w:ins w:author="Gastbenutzer" w:date="2023-10-21T15:17:00Z" w:id="246">
        <w:r w:rsidRPr="0207059B">
          <w:rPr>
            <w:lang w:val="en-GB"/>
          </w:rPr>
          <w:t xml:space="preserve">Figure </w:t>
        </w:r>
      </w:ins>
      <w:ins w:author="Gastbenutzer" w:date="2023-10-21T20:33:00Z" w:id="247">
        <w:r w:rsidRPr="2DEB6E99" w:rsidR="2DEB6E99">
          <w:rPr>
            <w:lang w:val="en-GB"/>
          </w:rPr>
          <w:t>4</w:t>
        </w:r>
      </w:ins>
      <w:ins w:author="Gastbenutzer" w:date="2023-10-21T15:17:00Z" w:id="248">
        <w:r w:rsidRPr="2DEB6E99" w:rsidR="2DEB6E99">
          <w:rPr>
            <w:lang w:val="en-GB"/>
          </w:rPr>
          <w:t>:</w:t>
        </w:r>
        <w:r w:rsidRPr="0207059B">
          <w:rPr>
            <w:lang w:val="en-GB"/>
          </w:rPr>
          <w:t xml:space="preserve"> Count of unique Contract IDs by Zone: New Zone model vs. Old Zone model</w:t>
        </w:r>
      </w:ins>
    </w:p>
    <w:p w:rsidR="31DB7897" w:rsidP="00626C44" w:rsidRDefault="00626C44" w14:paraId="3423DB28" w14:textId="7F553E1F">
      <w:pPr>
        <w:jc w:val="both"/>
        <w:rPr>
          <w:ins w:author="Gastbenutzer" w:date="2023-10-21T15:57:00Z" w:id="249"/>
          <w:lang w:val="en-GB"/>
        </w:rPr>
      </w:pPr>
      <w:ins w:author="Gastbenutzer" w:date="2023-10-21T15:57:00Z" w:id="250">
        <w:r w:rsidRPr="00626C44">
          <w:rPr>
            <w:lang w:val="en-GB"/>
          </w:rPr>
          <w:t xml:space="preserve">Dummies were created for the categorical variables and other variables such as the number of days since the last adjustment. It turned out that these variables are not suitable for the Time Series models. </w:t>
        </w:r>
      </w:ins>
    </w:p>
    <w:p w:rsidR="31DB7897" w:rsidP="6C58A7C6" w:rsidRDefault="5C2AE14D" w14:paraId="436CA23C" w14:textId="70BF6734">
      <w:pPr>
        <w:jc w:val="both"/>
        <w:rPr>
          <w:ins w:author="Gastbenutzer" w:date="2023-10-21T15:16:00Z" w:id="251"/>
          <w:lang w:val="en-GB"/>
        </w:rPr>
      </w:pPr>
      <w:ins w:author="Gastbenutzer" w:date="2023-10-21T15:44:00Z" w:id="252">
        <w:r w:rsidRPr="5C2AE14D">
          <w:rPr>
            <w:lang w:val="en-GB"/>
          </w:rPr>
          <w:t xml:space="preserve">For </w:t>
        </w:r>
      </w:ins>
      <w:ins w:author="Gastbenutzer" w:date="2023-10-21T15:50:00Z" w:id="253">
        <w:r w:rsidRPr="0A823AF1" w:rsidR="0A823AF1">
          <w:rPr>
            <w:lang w:val="en-GB"/>
          </w:rPr>
          <w:t xml:space="preserve">a </w:t>
        </w:r>
      </w:ins>
      <w:ins w:author="Gastbenutzer" w:date="2023-10-21T15:44:00Z" w:id="254">
        <w:r w:rsidRPr="0A823AF1" w:rsidR="0A823AF1">
          <w:rPr>
            <w:lang w:val="en-GB"/>
          </w:rPr>
          <w:t>classification</w:t>
        </w:r>
        <w:r w:rsidRPr="5C2AE14D">
          <w:rPr>
            <w:lang w:val="en-GB"/>
          </w:rPr>
          <w:t xml:space="preserve"> model </w:t>
        </w:r>
        <w:r w:rsidRPr="18A9E964" w:rsidR="18A9E964">
          <w:rPr>
            <w:lang w:val="en-GB"/>
          </w:rPr>
          <w:t>some</w:t>
        </w:r>
        <w:r w:rsidRPr="3EDD3B96" w:rsidR="3EDD3B96">
          <w:rPr>
            <w:lang w:val="en-GB"/>
          </w:rPr>
          <w:t xml:space="preserve"> </w:t>
        </w:r>
        <w:r w:rsidRPr="2E6BBB07" w:rsidR="2E6BBB07">
          <w:rPr>
            <w:lang w:val="en-GB"/>
          </w:rPr>
          <w:t>features were</w:t>
        </w:r>
      </w:ins>
      <w:ins w:author="Gastbenutzer" w:date="2023-10-21T15:45:00Z" w:id="255">
        <w:r w:rsidRPr="2E6BBB07" w:rsidR="2E6BBB07">
          <w:rPr>
            <w:lang w:val="en-GB"/>
          </w:rPr>
          <w:t xml:space="preserve"> </w:t>
        </w:r>
        <w:r w:rsidRPr="3C653D08" w:rsidR="3C653D08">
          <w:rPr>
            <w:lang w:val="en-GB"/>
          </w:rPr>
          <w:t xml:space="preserve">created </w:t>
        </w:r>
        <w:r w:rsidRPr="0BF8FB56" w:rsidR="0BF8FB56">
          <w:rPr>
            <w:lang w:val="en-GB"/>
          </w:rPr>
          <w:t>for a</w:t>
        </w:r>
        <w:r w:rsidRPr="1C2C7562" w:rsidR="1C2C7562">
          <w:rPr>
            <w:lang w:val="en-GB"/>
          </w:rPr>
          <w:t xml:space="preserve"> modelling. </w:t>
        </w:r>
        <w:r w:rsidRPr="76421532" w:rsidR="76421532">
          <w:rPr>
            <w:lang w:val="en-GB"/>
          </w:rPr>
          <w:t xml:space="preserve">Due to a limited </w:t>
        </w:r>
        <w:r w:rsidRPr="15AE88BD" w:rsidR="15AE88BD">
          <w:rPr>
            <w:lang w:val="en-GB"/>
          </w:rPr>
          <w:t xml:space="preserve">number of </w:t>
        </w:r>
      </w:ins>
      <w:ins w:author="Gastbenutzer" w:date="2023-10-21T15:46:00Z" w:id="256">
        <w:r w:rsidRPr="572B0A20" w:rsidR="572B0A20">
          <w:rPr>
            <w:lang w:val="en-GB"/>
          </w:rPr>
          <w:t>variables which can be grouped</w:t>
        </w:r>
      </w:ins>
      <w:ins w:author="Gastbenutzer" w:date="2023-10-21T15:45:00Z" w:id="257">
        <w:r w:rsidRPr="1153322E" w:rsidR="1153322E">
          <w:rPr>
            <w:lang w:val="en-GB"/>
          </w:rPr>
          <w:t xml:space="preserve"> </w:t>
        </w:r>
      </w:ins>
      <w:ins w:author="Gastbenutzer" w:date="2023-10-21T15:46:00Z" w:id="258">
        <w:r w:rsidRPr="23AC6A79" w:rsidR="23AC6A79">
          <w:rPr>
            <w:lang w:val="en-GB"/>
          </w:rPr>
          <w:t>by month to fit</w:t>
        </w:r>
      </w:ins>
      <w:ins w:author="Gastbenutzer" w:date="2023-10-21T15:45:00Z" w:id="259">
        <w:r w:rsidRPr="23AC6A79" w:rsidR="23AC6A79">
          <w:rPr>
            <w:lang w:val="en-GB"/>
          </w:rPr>
          <w:t xml:space="preserve"> </w:t>
        </w:r>
      </w:ins>
      <w:ins w:author="Gastbenutzer" w:date="2023-10-21T15:52:00Z" w:id="260">
        <w:r w:rsidRPr="5EB44D83" w:rsidR="5EB44D83">
          <w:rPr>
            <w:lang w:val="en-GB"/>
          </w:rPr>
          <w:t>to</w:t>
        </w:r>
      </w:ins>
      <w:ins w:author="Gastbenutzer" w:date="2023-10-21T15:46:00Z" w:id="261">
        <w:r w:rsidRPr="5EB44D83" w:rsidR="5EB44D83">
          <w:rPr>
            <w:lang w:val="en-GB"/>
          </w:rPr>
          <w:t xml:space="preserve"> </w:t>
        </w:r>
        <w:r w:rsidRPr="2367738A" w:rsidR="2367738A">
          <w:rPr>
            <w:lang w:val="en-GB"/>
          </w:rPr>
          <w:t xml:space="preserve">the </w:t>
        </w:r>
        <w:r w:rsidRPr="652B7C8D" w:rsidR="652B7C8D">
          <w:rPr>
            <w:lang w:val="en-GB"/>
          </w:rPr>
          <w:t>target variable</w:t>
        </w:r>
      </w:ins>
      <w:ins w:author="Gastbenutzer" w:date="2023-10-21T15:51:00Z" w:id="262">
        <w:r w:rsidRPr="5EB44D83" w:rsidR="5EB44D83">
          <w:rPr>
            <w:lang w:val="en-GB"/>
          </w:rPr>
          <w:t>,</w:t>
        </w:r>
      </w:ins>
      <w:ins w:author="Gastbenutzer" w:date="2023-10-21T15:46:00Z" w:id="263">
        <w:r w:rsidRPr="3B2D4D6F" w:rsidR="3B2D4D6F">
          <w:rPr>
            <w:lang w:val="en-GB"/>
          </w:rPr>
          <w:t xml:space="preserve"> the </w:t>
        </w:r>
        <w:r w:rsidRPr="2D82437A" w:rsidR="2D82437A">
          <w:rPr>
            <w:lang w:val="en-GB"/>
          </w:rPr>
          <w:t xml:space="preserve">following three </w:t>
        </w:r>
      </w:ins>
      <w:ins w:author="Gastbenutzer" w:date="2023-10-21T15:52:00Z" w:id="264">
        <w:r w:rsidRPr="4660BD7D" w:rsidR="4660BD7D">
          <w:rPr>
            <w:lang w:val="en-GB"/>
          </w:rPr>
          <w:t>features</w:t>
        </w:r>
      </w:ins>
      <w:ins w:author="Gastbenutzer" w:date="2023-10-21T15:46:00Z" w:id="265">
        <w:r w:rsidRPr="4660BD7D" w:rsidR="4660BD7D">
          <w:rPr>
            <w:lang w:val="en-GB"/>
          </w:rPr>
          <w:t xml:space="preserve"> </w:t>
        </w:r>
        <w:r w:rsidRPr="2D82437A" w:rsidR="2D82437A">
          <w:rPr>
            <w:lang w:val="en-GB"/>
          </w:rPr>
          <w:t>were created</w:t>
        </w:r>
        <w:r w:rsidRPr="76606793" w:rsidR="76606793">
          <w:rPr>
            <w:lang w:val="en-GB"/>
          </w:rPr>
          <w:t xml:space="preserve">: mean </w:t>
        </w:r>
        <w:r w:rsidRPr="758A925A" w:rsidR="758A925A">
          <w:rPr>
            <w:lang w:val="en-GB"/>
          </w:rPr>
          <w:t xml:space="preserve">of </w:t>
        </w:r>
      </w:ins>
      <w:ins w:author="Gastbenutzer" w:date="2023-10-21T15:48:00Z" w:id="266">
        <w:r w:rsidRPr="2F4356A8" w:rsidR="2F4356A8">
          <w:rPr>
            <w:lang w:val="en-GB"/>
          </w:rPr>
          <w:t>the</w:t>
        </w:r>
      </w:ins>
      <w:ins w:author="Gastbenutzer" w:date="2023-10-21T15:46:00Z" w:id="267">
        <w:r w:rsidRPr="2F4356A8" w:rsidR="2F4356A8">
          <w:rPr>
            <w:lang w:val="en-GB"/>
          </w:rPr>
          <w:t xml:space="preserve"> </w:t>
        </w:r>
      </w:ins>
      <w:ins w:author="Gastbenutzer" w:date="2023-10-21T15:48:00Z" w:id="268">
        <w:r w:rsidRPr="2F4356A8" w:rsidR="2F4356A8">
          <w:rPr>
            <w:lang w:val="en-GB"/>
          </w:rPr>
          <w:t xml:space="preserve">Age at </w:t>
        </w:r>
        <w:r w:rsidRPr="6C8E4E33" w:rsidR="6C8E4E33">
          <w:rPr>
            <w:lang w:val="en-GB"/>
          </w:rPr>
          <w:t xml:space="preserve">premium and mean of </w:t>
        </w:r>
      </w:ins>
      <w:ins w:author="Gastbenutzer" w:date="2023-10-21T15:49:00Z" w:id="269">
        <w:r w:rsidRPr="623EF8DD" w:rsidR="623EF8DD">
          <w:rPr>
            <w:lang w:val="en-GB"/>
          </w:rPr>
          <w:t xml:space="preserve">the policy </w:t>
        </w:r>
        <w:r w:rsidRPr="1FF392AD" w:rsidR="1FF392AD">
          <w:rPr>
            <w:lang w:val="en-GB"/>
          </w:rPr>
          <w:t xml:space="preserve">age in months. </w:t>
        </w:r>
        <w:r w:rsidRPr="309A301A" w:rsidR="309A301A">
          <w:rPr>
            <w:lang w:val="en-GB"/>
          </w:rPr>
          <w:t>Later, the</w:t>
        </w:r>
      </w:ins>
      <w:ins w:author="Gastbenutzer" w:date="2023-10-21T15:48:00Z" w:id="270">
        <w:r w:rsidRPr="309A301A" w:rsidR="309A301A">
          <w:rPr>
            <w:lang w:val="en-GB"/>
          </w:rPr>
          <w:t xml:space="preserve"> </w:t>
        </w:r>
      </w:ins>
      <w:ins w:author="Gastbenutzer" w:date="2023-10-21T15:49:00Z" w:id="271">
        <w:r w:rsidRPr="309A301A" w:rsidR="309A301A">
          <w:rPr>
            <w:lang w:val="en-GB"/>
          </w:rPr>
          <w:t xml:space="preserve">rolling mean of the </w:t>
        </w:r>
        <w:r w:rsidRPr="588A02EE" w:rsidR="588A02EE">
          <w:rPr>
            <w:lang w:val="en-GB"/>
          </w:rPr>
          <w:t xml:space="preserve">last 12 months </w:t>
        </w:r>
        <w:r w:rsidRPr="139871BE" w:rsidR="139871BE">
          <w:rPr>
            <w:lang w:val="en-GB"/>
          </w:rPr>
          <w:t xml:space="preserve">for a sum of premium </w:t>
        </w:r>
        <w:r w:rsidRPr="30C85C8C" w:rsidR="30C85C8C">
          <w:rPr>
            <w:lang w:val="en-GB"/>
          </w:rPr>
          <w:t xml:space="preserve">amount was </w:t>
        </w:r>
        <w:r w:rsidRPr="11CF0C63" w:rsidR="11CF0C63">
          <w:rPr>
            <w:lang w:val="en-GB"/>
          </w:rPr>
          <w:t>ad</w:t>
        </w:r>
      </w:ins>
      <w:ins w:author="Gastbenutzer" w:date="2023-10-21T15:50:00Z" w:id="272">
        <w:r w:rsidRPr="11CF0C63" w:rsidR="11CF0C63">
          <w:rPr>
            <w:lang w:val="en-GB"/>
          </w:rPr>
          <w:t>ded.</w:t>
        </w:r>
      </w:ins>
      <w:ins w:author="Gastbenutzer" w:date="2023-10-21T15:48:00Z" w:id="273">
        <w:r w:rsidRPr="2F4356A8" w:rsidR="2F4356A8">
          <w:rPr>
            <w:lang w:val="en-GB"/>
          </w:rPr>
          <w:t xml:space="preserve"> </w:t>
        </w:r>
      </w:ins>
      <w:ins w:author="Gastbenutzer" w:date="2023-10-21T15:45:00Z" w:id="274">
        <w:r w:rsidRPr="47BCF3C4" w:rsidR="47BCF3C4">
          <w:rPr>
            <w:lang w:val="en-GB"/>
          </w:rPr>
          <w:t xml:space="preserve">From the business </w:t>
        </w:r>
        <w:r w:rsidRPr="1153322E" w:rsidR="1153322E">
          <w:rPr>
            <w:lang w:val="en-GB"/>
          </w:rPr>
          <w:t>perspective</w:t>
        </w:r>
      </w:ins>
      <w:ins w:author="Gastbenutzer" w:date="2023-10-21T15:50:00Z" w:id="275">
        <w:r w:rsidRPr="712A11C7" w:rsidR="712A11C7">
          <w:rPr>
            <w:lang w:val="en-GB"/>
          </w:rPr>
          <w:t xml:space="preserve">, the first two </w:t>
        </w:r>
        <w:r w:rsidRPr="6CDACD06" w:rsidR="6CDACD06">
          <w:rPr>
            <w:lang w:val="en-GB"/>
          </w:rPr>
          <w:t xml:space="preserve">features </w:t>
        </w:r>
        <w:r w:rsidRPr="5FE54CB0" w:rsidR="5FE54CB0">
          <w:rPr>
            <w:lang w:val="en-GB"/>
          </w:rPr>
          <w:t>do</w:t>
        </w:r>
        <w:r w:rsidRPr="6CDACD06" w:rsidR="6CDACD06">
          <w:rPr>
            <w:lang w:val="en-GB"/>
          </w:rPr>
          <w:t xml:space="preserve"> not make </w:t>
        </w:r>
        <w:r w:rsidRPr="0F7BB92A" w:rsidR="0F7BB92A">
          <w:rPr>
            <w:lang w:val="en-GB"/>
          </w:rPr>
          <w:t xml:space="preserve">much </w:t>
        </w:r>
        <w:r w:rsidRPr="03AA8619" w:rsidR="03AA8619">
          <w:rPr>
            <w:lang w:val="en-GB"/>
          </w:rPr>
          <w:t>sense</w:t>
        </w:r>
        <w:r w:rsidRPr="5FE54CB0" w:rsidR="5FE54CB0">
          <w:rPr>
            <w:lang w:val="en-GB"/>
          </w:rPr>
          <w:t xml:space="preserve">. </w:t>
        </w:r>
      </w:ins>
      <w:ins w:author="Gastbenutzer" w:date="2023-10-21T15:53:00Z" w:id="276">
        <w:r w:rsidRPr="4660BD7D" w:rsidR="4660BD7D">
          <w:rPr>
            <w:lang w:val="en-GB"/>
          </w:rPr>
          <w:t>The rolling mean as will be shown later has the maximum relevance in this case.</w:t>
        </w:r>
      </w:ins>
      <w:ins w:author="Gastbenutzer" w:date="2023-10-21T15:50:00Z" w:id="277">
        <w:r w:rsidRPr="4660BD7D" w:rsidR="4660BD7D">
          <w:rPr>
            <w:lang w:val="en-GB"/>
          </w:rPr>
          <w:t xml:space="preserve"> </w:t>
        </w:r>
      </w:ins>
    </w:p>
    <w:p w:rsidR="25ABB6FB" w:rsidP="25ABB6FB" w:rsidRDefault="25ABB6FB" w14:paraId="45557130" w14:textId="77777777">
      <w:pPr>
        <w:pStyle w:val="Heading2"/>
        <w:spacing w:before="360" w:after="120"/>
        <w:jc w:val="both"/>
        <w:rPr>
          <w:ins w:author="Gastbenutzer" w:date="2023-10-21T15:42:00Z" w:id="278"/>
          <w:sz w:val="22"/>
          <w:lang w:val="en-GB"/>
        </w:rPr>
      </w:pPr>
      <w:bookmarkStart w:name="_Toc148803223" w:id="279"/>
      <w:bookmarkStart w:name="_Toc318558476" w:id="280"/>
      <w:ins w:author="Gastbenutzer" w:date="2023-10-21T15:42:00Z" w:id="281">
        <w:r w:rsidRPr="25ABB6FB">
          <w:rPr>
            <w:sz w:val="22"/>
            <w:lang w:val="en-GB"/>
          </w:rPr>
          <w:t>Visualizations and Statistics</w:t>
        </w:r>
        <w:bookmarkEnd w:id="279"/>
        <w:bookmarkEnd w:id="280"/>
      </w:ins>
    </w:p>
    <w:p w:rsidR="25ABB6FB" w:rsidP="25ABB6FB" w:rsidRDefault="25ABB6FB" w14:paraId="70EE5634" w14:textId="1E15E1E2">
      <w:pPr>
        <w:rPr>
          <w:ins w:author="Gastbenutzer" w:date="2023-10-21T15:42:00Z" w:id="282"/>
          <w:lang w:val="en-GB"/>
        </w:rPr>
      </w:pPr>
    </w:p>
    <w:p w:rsidR="25ABB6FB" w:rsidP="25ABB6FB" w:rsidRDefault="25ABB6FB" w14:paraId="6583C1CE" w14:textId="77777777">
      <w:pPr>
        <w:pStyle w:val="ListBullet"/>
        <w:rPr>
          <w:ins w:author="Gastbenutzer" w:date="2023-10-21T15:42:00Z" w:id="283"/>
          <w:color w:val="1AB39F" w:themeColor="accent6"/>
          <w:sz w:val="16"/>
          <w:szCs w:val="16"/>
          <w:lang w:val="en-GB"/>
        </w:rPr>
      </w:pPr>
      <w:ins w:author="Gastbenutzer" w:date="2023-10-21T15:42:00Z" w:id="284">
        <w:r w:rsidRPr="25ABB6FB">
          <w:rPr>
            <w:color w:val="1AB39F" w:themeColor="accent6"/>
            <w:sz w:val="16"/>
            <w:szCs w:val="16"/>
            <w:lang w:val="en-GB"/>
          </w:rPr>
          <w:t>Have you identified relationships between different variables? Between explanatory variables? and between your explanatory variables and the target(s)?</w:t>
        </w:r>
      </w:ins>
    </w:p>
    <w:p w:rsidR="25ABB6FB" w:rsidP="25ABB6FB" w:rsidRDefault="25ABB6FB" w14:paraId="127B0CA8" w14:textId="77777777">
      <w:pPr>
        <w:pStyle w:val="ListBullet"/>
        <w:rPr>
          <w:ins w:author="Gastbenutzer" w:date="2023-10-21T15:42:00Z" w:id="285"/>
          <w:color w:val="1AB39F" w:themeColor="accent6"/>
          <w:sz w:val="16"/>
          <w:szCs w:val="16"/>
          <w:lang w:val="en-GB"/>
        </w:rPr>
      </w:pPr>
      <w:ins w:author="Gastbenutzer" w:date="2023-10-21T15:42:00Z" w:id="286">
        <w:r w:rsidRPr="25ABB6FB">
          <w:rPr>
            <w:color w:val="1AB39F" w:themeColor="accent6"/>
            <w:sz w:val="16"/>
            <w:szCs w:val="16"/>
            <w:lang w:val="en-GB"/>
          </w:rPr>
          <w:t>Describe the distribution of these data, distribution, outliers.. (pre/post processing if necessary)</w:t>
        </w:r>
      </w:ins>
    </w:p>
    <w:p w:rsidR="25ABB6FB" w:rsidP="25ABB6FB" w:rsidRDefault="25ABB6FB" w14:paraId="690AF310" w14:textId="77777777">
      <w:pPr>
        <w:pStyle w:val="ListBullet"/>
        <w:rPr>
          <w:ins w:author="Gastbenutzer" w:date="2023-10-21T15:42:00Z" w:id="287"/>
          <w:color w:val="1AB39F" w:themeColor="accent6"/>
          <w:sz w:val="16"/>
          <w:szCs w:val="16"/>
          <w:lang w:val="en-GB"/>
        </w:rPr>
      </w:pPr>
      <w:ins w:author="Gastbenutzer" w:date="2023-10-21T15:42:00Z" w:id="288">
        <w:r w:rsidRPr="25ABB6FB">
          <w:rPr>
            <w:color w:val="1AB39F" w:themeColor="accent6"/>
            <w:sz w:val="16"/>
            <w:szCs w:val="16"/>
            <w:lang w:val="en-GB"/>
          </w:rPr>
          <w:t xml:space="preserve">Present the statistical </w:t>
        </w:r>
        <w:proofErr w:type="spellStart"/>
        <w:r w:rsidRPr="25ABB6FB">
          <w:rPr>
            <w:color w:val="1AB39F" w:themeColor="accent6"/>
            <w:sz w:val="16"/>
            <w:szCs w:val="16"/>
            <w:lang w:val="en-GB"/>
          </w:rPr>
          <w:t>analyzes</w:t>
        </w:r>
        <w:proofErr w:type="spellEnd"/>
        <w:r w:rsidRPr="25ABB6FB">
          <w:rPr>
            <w:color w:val="1AB39F" w:themeColor="accent6"/>
            <w:sz w:val="16"/>
            <w:szCs w:val="16"/>
            <w:lang w:val="en-GB"/>
          </w:rPr>
          <w:t xml:space="preserve"> used to confirm the information present on the graphs. </w:t>
        </w:r>
      </w:ins>
    </w:p>
    <w:p w:rsidR="25ABB6FB" w:rsidP="25ABB6FB" w:rsidRDefault="25ABB6FB" w14:paraId="707DA976" w14:textId="77777777">
      <w:pPr>
        <w:pStyle w:val="ListBullet"/>
        <w:rPr>
          <w:ins w:author="Gastbenutzer" w:date="2023-10-21T15:42:00Z" w:id="289"/>
          <w:color w:val="1AB39F" w:themeColor="accent6"/>
          <w:sz w:val="16"/>
          <w:szCs w:val="16"/>
          <w:lang w:val="en-GB"/>
        </w:rPr>
      </w:pPr>
      <w:ins w:author="Gastbenutzer" w:date="2023-10-21T15:42:00Z" w:id="290">
        <w:r w:rsidRPr="25ABB6FB">
          <w:rPr>
            <w:color w:val="1AB39F" w:themeColor="accent6"/>
            <w:sz w:val="16"/>
            <w:szCs w:val="16"/>
            <w:lang w:val="en-GB"/>
          </w:rPr>
          <w:t xml:space="preserve">Draw conclusions from the elements noted above allowing them to project themselves into the </w:t>
        </w:r>
        <w:proofErr w:type="spellStart"/>
        <w:r w:rsidRPr="25ABB6FB">
          <w:rPr>
            <w:color w:val="1AB39F" w:themeColor="accent6"/>
            <w:sz w:val="16"/>
            <w:szCs w:val="16"/>
            <w:lang w:val="en-GB"/>
          </w:rPr>
          <w:t>modeling</w:t>
        </w:r>
        <w:proofErr w:type="spellEnd"/>
        <w:r w:rsidRPr="25ABB6FB">
          <w:rPr>
            <w:color w:val="1AB39F" w:themeColor="accent6"/>
            <w:sz w:val="16"/>
            <w:szCs w:val="16"/>
            <w:lang w:val="en-GB"/>
          </w:rPr>
          <w:t xml:space="preserve"> part  </w:t>
        </w:r>
      </w:ins>
    </w:p>
    <w:p w:rsidR="486B5B21" w:rsidP="00BAF0F6" w:rsidRDefault="00BAF0F6" w14:paraId="5F997505" w14:textId="221F0A40">
      <w:pPr>
        <w:pStyle w:val="Heading3"/>
        <w:rPr>
          <w:ins w:author="Gastbenutzer" w:date="2023-10-21T21:00:00Z" w:id="291"/>
          <w:lang w:val="en-GB"/>
        </w:rPr>
      </w:pPr>
      <w:ins w:author="Gastbenutzer" w:date="2023-10-21T21:00:00Z" w:id="292">
        <w:r w:rsidRPr="00BAF0F6">
          <w:rPr>
            <w:lang w:val="en-GB"/>
          </w:rPr>
          <w:t>Correlations between features:</w:t>
        </w:r>
      </w:ins>
    </w:p>
    <w:p w:rsidRPr="008B783B" w:rsidR="07100B5D" w:rsidRDefault="07100B5D" w14:paraId="4275F756" w14:textId="78BDF69C">
      <w:pPr>
        <w:jc w:val="both"/>
        <w:rPr>
          <w:ins w:author="Gastbenutzer" w:date="2023-10-21T16:05:00Z" w:id="293"/>
          <w:lang w:val="en-GB"/>
        </w:rPr>
        <w:pPrChange w:author="Gastbenutzer" w:date="2023-10-21T17:19:00Z" w:id="294">
          <w:pPr/>
        </w:pPrChange>
      </w:pPr>
      <w:del w:author="Gastbenutzer" w:date="2023-10-21T15:55:00Z" w:id="295">
        <w:r w:rsidRPr="0981D2C6" w:rsidDel="0981D2C6">
          <w:rPr>
            <w:lang w:val="en-GB"/>
            <w:rPrChange w:author="Jonathan Leipold - BDAE Gruppe" w:date="2023-10-21T11:52:00Z" w:id="296">
              <w:rPr/>
            </w:rPrChange>
          </w:rPr>
          <w:delText xml:space="preserve">We also considered the correlation of the variables. </w:delText>
        </w:r>
      </w:del>
      <w:r w:rsidRPr="0981D2C6" w:rsidR="0981D2C6">
        <w:rPr>
          <w:lang w:val="en-GB"/>
          <w:rPrChange w:author="Jonathan Leipold - BDAE Gruppe" w:date="2023-10-21T11:52:00Z" w:id="297">
            <w:rPr/>
          </w:rPrChange>
        </w:rPr>
        <w:t>A strong correlation was found between the number of contracts and the premium amount</w:t>
      </w:r>
      <w:ins w:author="Gastbenutzer" w:date="2023-10-21T15:19:00Z" w:id="298">
        <w:r w:rsidRPr="0981D2C6" w:rsidR="0981D2C6">
          <w:rPr>
            <w:lang w:val="en-GB"/>
          </w:rPr>
          <w:t xml:space="preserve"> (see Figure 1)</w:t>
        </w:r>
      </w:ins>
      <w:r w:rsidRPr="0981D2C6" w:rsidR="0981D2C6">
        <w:rPr>
          <w:lang w:val="en-GB"/>
          <w:rPrChange w:author="Jonathan Leipold - BDAE Gruppe" w:date="2023-10-21T11:52:00Z" w:id="299">
            <w:rPr/>
          </w:rPrChange>
        </w:rPr>
        <w:t>. Also, a positive correlation of the premium amount and the last adjustment of the premium</w:t>
      </w:r>
      <w:ins w:author="Gastbenutzer" w:date="2023-10-21T15:19:00Z" w:id="300">
        <w:r w:rsidRPr="0981D2C6" w:rsidR="0981D2C6">
          <w:rPr>
            <w:lang w:val="en-GB"/>
          </w:rPr>
          <w:t xml:space="preserve"> </w:t>
        </w:r>
        <w:commentRangeStart w:id="301"/>
        <w:commentRangeStart w:id="302"/>
        <w:commentRangeStart w:id="303"/>
        <w:r w:rsidRPr="0981D2C6" w:rsidR="0981D2C6">
          <w:rPr>
            <w:lang w:val="en-GB"/>
          </w:rPr>
          <w:t>amount</w:t>
        </w:r>
      </w:ins>
      <w:commentRangeEnd w:id="301"/>
      <w:r>
        <w:rPr>
          <w:rStyle w:val="CommentReference"/>
        </w:rPr>
        <w:commentReference w:id="301"/>
      </w:r>
      <w:commentRangeEnd w:id="302"/>
      <w:r>
        <w:rPr>
          <w:rStyle w:val="CommentReference"/>
        </w:rPr>
        <w:commentReference w:id="302"/>
      </w:r>
      <w:commentRangeEnd w:id="303"/>
      <w:r>
        <w:rPr>
          <w:rStyle w:val="CommentReference"/>
        </w:rPr>
        <w:commentReference w:id="303"/>
      </w:r>
      <w:r w:rsidRPr="0981D2C6" w:rsidR="0981D2C6">
        <w:rPr>
          <w:lang w:val="en-GB"/>
          <w:rPrChange w:author="Jonathan Leipold - BDAE Gruppe" w:date="2023-10-21T11:52:00Z" w:id="304">
            <w:rPr/>
          </w:rPrChange>
        </w:rPr>
        <w:t xml:space="preserve">. </w:t>
      </w:r>
    </w:p>
    <w:p w:rsidR="3CEFECAA" w:rsidP="3CEFECAA" w:rsidRDefault="69F9EDF8" w14:paraId="257128AB" w14:textId="184794EC">
      <w:pPr>
        <w:jc w:val="both"/>
        <w:rPr>
          <w:ins w:author="Gastbenutzer" w:date="2023-10-21T16:12:00Z" w:id="305"/>
          <w:lang w:val="en-GB"/>
        </w:rPr>
      </w:pPr>
      <w:ins w:author="Gastbenutzer" w:date="2023-10-21T16:11:00Z" w:id="306">
        <w:r w:rsidRPr="69F9EDF8">
          <w:rPr>
            <w:lang w:val="en-GB"/>
          </w:rPr>
          <w:t xml:space="preserve">The distribution of the variables used for a feature </w:t>
        </w:r>
        <w:r w:rsidRPr="7FCC95CB" w:rsidR="7FCC95CB">
          <w:rPr>
            <w:lang w:val="en-GB"/>
          </w:rPr>
          <w:t xml:space="preserve">engineering </w:t>
        </w:r>
      </w:ins>
      <w:ins w:author="Gastbenutzer" w:date="2023-10-21T16:12:00Z" w:id="307">
        <w:r w:rsidRPr="7FCC95CB" w:rsidR="7FCC95CB">
          <w:rPr>
            <w:lang w:val="en-GB"/>
          </w:rPr>
          <w:t xml:space="preserve">is shown </w:t>
        </w:r>
        <w:r w:rsidRPr="14E2C394" w:rsidR="14E2C394">
          <w:rPr>
            <w:lang w:val="en-GB"/>
          </w:rPr>
          <w:t xml:space="preserve">below. </w:t>
        </w:r>
      </w:ins>
    </w:p>
    <w:p w:rsidR="14E2C394" w:rsidP="0007058F" w:rsidRDefault="14E2C394" w14:paraId="1ED7095D" w14:textId="6A6B460D">
      <w:pPr>
        <w:jc w:val="both"/>
        <w:rPr>
          <w:ins w:author="Gastbenutzer" w:date="2023-10-21T16:20:00Z" w:id="308"/>
        </w:rPr>
      </w:pPr>
      <w:ins w:author="Gastbenutzer" w:date="2023-10-21T16:22:00Z" w:id="309">
        <w:r>
          <w:rPr>
            <w:noProof/>
          </w:rPr>
          <w:drawing>
            <wp:inline distT="0" distB="0" distL="0" distR="0" wp14:anchorId="32CD5428" wp14:editId="1CB6E0D3">
              <wp:extent cx="4572000" cy="3409950"/>
              <wp:effectExtent l="0" t="0" r="0" b="0"/>
              <wp:docPr id="1590750390" name="Grafik 159075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ins>
    </w:p>
    <w:p w:rsidR="19743320" w:rsidP="07853491" w:rsidRDefault="07853491" w14:paraId="30CC4E07" w14:textId="1821041C">
      <w:pPr>
        <w:rPr>
          <w:ins w:author="Gastbenutzer" w:date="2023-10-21T16:21:00Z" w:id="310"/>
          <w:lang w:val="en-GB"/>
        </w:rPr>
      </w:pPr>
      <w:ins w:author="Gastbenutzer" w:date="2023-10-21T16:21:00Z" w:id="311">
        <w:r w:rsidRPr="07853491">
          <w:rPr>
            <w:lang w:val="en-GB"/>
          </w:rPr>
          <w:t>Figure 5: Count of unique Contract IDs by Zone: New Zone model vs. Old Zone model</w:t>
        </w:r>
      </w:ins>
    </w:p>
    <w:p w:rsidRPr="00D301D3" w:rsidR="19743320" w:rsidRDefault="5E213208" w14:paraId="313445C3" w14:textId="03CAD2CB">
      <w:pPr>
        <w:spacing w:before="0" w:after="0"/>
        <w:jc w:val="both"/>
        <w:rPr>
          <w:ins w:author="Gastbenutzer" w:date="2023-10-21T16:20:00Z" w:id="312"/>
          <w:lang w:val="en-GB"/>
        </w:rPr>
        <w:pPrChange w:author="Gastbenutzer" w:date="2023-10-21T18:29:00Z" w:id="313">
          <w:pPr>
            <w:jc w:val="both"/>
          </w:pPr>
        </w:pPrChange>
      </w:pPr>
      <w:ins w:author="Gastbenutzer" w:date="2023-10-21T16:26:00Z" w:id="314">
        <w:r w:rsidRPr="738ACF0F">
          <w:rPr>
            <w:lang w:val="en-GB"/>
            <w:rPrChange w:author="Gastbenutzer" w:date="2023-10-21T18:29:00Z" w:id="315">
              <w:rPr>
                <w:rFonts w:ascii="Helvetica" w:hAnsi="Helvetica" w:eastAsia="Helvetica" w:cs="Helvetica"/>
                <w:color w:val="31708F"/>
                <w:sz w:val="21"/>
                <w:szCs w:val="21"/>
                <w:lang w:val="en-GB"/>
              </w:rPr>
            </w:rPrChange>
          </w:rPr>
          <w:t xml:space="preserve">Most clients are between </w:t>
        </w:r>
      </w:ins>
      <w:ins w:author="Gastbenutzer" w:date="2023-10-21T16:27:00Z" w:id="316">
        <w:r w:rsidRPr="738ACF0F">
          <w:rPr>
            <w:lang w:val="en-GB"/>
            <w:rPrChange w:author="Gastbenutzer" w:date="2023-10-21T18:29:00Z" w:id="317">
              <w:rPr>
                <w:rFonts w:ascii="Helvetica" w:hAnsi="Helvetica" w:eastAsia="Helvetica" w:cs="Helvetica"/>
                <w:color w:val="31708F"/>
                <w:sz w:val="21"/>
                <w:szCs w:val="21"/>
                <w:lang w:val="en-GB"/>
              </w:rPr>
            </w:rPrChange>
          </w:rPr>
          <w:t xml:space="preserve">25 and </w:t>
        </w:r>
        <w:r w:rsidRPr="738ACF0F" w:rsidR="738ACF0F">
          <w:rPr>
            <w:lang w:val="en-GB"/>
            <w:rPrChange w:author="Gastbenutzer" w:date="2023-10-21T16:28:00Z" w:id="318">
              <w:rPr>
                <w:rFonts w:ascii="Helvetica" w:hAnsi="Helvetica" w:eastAsia="Helvetica" w:cs="Helvetica"/>
                <w:color w:val="31708F"/>
                <w:sz w:val="21"/>
                <w:szCs w:val="21"/>
                <w:lang w:val="en-GB"/>
              </w:rPr>
            </w:rPrChange>
          </w:rPr>
          <w:t xml:space="preserve">58 years old. </w:t>
        </w:r>
      </w:ins>
      <w:ins w:author="Gastbenutzer" w:date="2023-10-21T16:23:00Z" w:id="319">
        <w:r w:rsidRPr="738ACF0F" w:rsidR="6FD9E4C9">
          <w:rPr>
            <w:lang w:val="en-GB"/>
            <w:rPrChange w:author="Gastbenutzer" w:date="2023-10-21T18:29:00Z" w:id="320">
              <w:rPr>
                <w:rFonts w:ascii="Helvetica" w:hAnsi="Helvetica" w:eastAsia="Helvetica" w:cs="Helvetica"/>
                <w:color w:val="31708F"/>
                <w:sz w:val="21"/>
                <w:szCs w:val="21"/>
                <w:lang w:val="en-GB"/>
              </w:rPr>
            </w:rPrChange>
          </w:rPr>
          <w:t xml:space="preserve">No </w:t>
        </w:r>
      </w:ins>
      <w:ins w:author="Gastbenutzer" w:date="2023-10-21T16:27:00Z" w:id="321">
        <w:r w:rsidRPr="738ACF0F" w:rsidR="738ACF0F">
          <w:rPr>
            <w:lang w:val="en-GB"/>
            <w:rPrChange w:author="Gastbenutzer" w:date="2023-10-21T16:28:00Z" w:id="322">
              <w:rPr>
                <w:rFonts w:ascii="Helvetica" w:hAnsi="Helvetica" w:eastAsia="Helvetica" w:cs="Helvetica"/>
                <w:color w:val="31708F"/>
                <w:sz w:val="21"/>
                <w:szCs w:val="21"/>
                <w:lang w:val="en-GB"/>
              </w:rPr>
            </w:rPrChange>
          </w:rPr>
          <w:t xml:space="preserve">obvious </w:t>
        </w:r>
      </w:ins>
      <w:ins w:author="Gastbenutzer" w:date="2023-10-21T16:23:00Z" w:id="323">
        <w:r w:rsidRPr="738ACF0F" w:rsidR="6FD9E4C9">
          <w:rPr>
            <w:lang w:val="en-GB"/>
            <w:rPrChange w:author="Gastbenutzer" w:date="2023-10-21T18:29:00Z" w:id="324">
              <w:rPr>
                <w:rFonts w:ascii="Helvetica" w:hAnsi="Helvetica" w:eastAsia="Helvetica" w:cs="Helvetica"/>
                <w:color w:val="31708F"/>
                <w:sz w:val="21"/>
                <w:szCs w:val="21"/>
                <w:lang w:val="en-GB"/>
              </w:rPr>
            </w:rPrChange>
          </w:rPr>
          <w:t xml:space="preserve">correlation between Age </w:t>
        </w:r>
      </w:ins>
      <w:ins w:author="Gastbenutzer" w:date="2023-10-21T16:27:00Z" w:id="325">
        <w:r w:rsidRPr="738ACF0F" w:rsidR="738ACF0F">
          <w:rPr>
            <w:lang w:val="en-GB"/>
            <w:rPrChange w:author="Gastbenutzer" w:date="2023-10-21T16:28:00Z" w:id="326">
              <w:rPr>
                <w:rFonts w:ascii="Helvetica" w:hAnsi="Helvetica" w:eastAsia="Helvetica" w:cs="Helvetica"/>
                <w:color w:val="31708F"/>
                <w:sz w:val="21"/>
                <w:szCs w:val="21"/>
                <w:lang w:val="en-GB"/>
              </w:rPr>
            </w:rPrChange>
          </w:rPr>
          <w:t>at premium and p</w:t>
        </w:r>
      </w:ins>
      <w:ins w:author="Gastbenutzer" w:date="2023-10-21T16:28:00Z" w:id="327">
        <w:r w:rsidRPr="738ACF0F" w:rsidR="738ACF0F">
          <w:rPr>
            <w:lang w:val="en-GB"/>
            <w:rPrChange w:author="Gastbenutzer" w:date="2023-10-21T16:28:00Z" w:id="328">
              <w:rPr>
                <w:rFonts w:ascii="Helvetica" w:hAnsi="Helvetica" w:eastAsia="Helvetica" w:cs="Helvetica"/>
                <w:color w:val="31708F"/>
                <w:sz w:val="21"/>
                <w:szCs w:val="21"/>
                <w:lang w:val="en-GB"/>
              </w:rPr>
            </w:rPrChange>
          </w:rPr>
          <w:t>remium amount</w:t>
        </w:r>
      </w:ins>
      <w:ins w:author="Gastbenutzer" w:date="2023-10-21T16:29:00Z" w:id="329">
        <w:r w:rsidRPr="368565EB" w:rsidR="368565EB">
          <w:rPr>
            <w:lang w:val="en-GB"/>
          </w:rPr>
          <w:t xml:space="preserve"> but still it can be seen</w:t>
        </w:r>
      </w:ins>
      <w:ins w:author="Gastbenutzer" w:date="2023-10-21T16:30:00Z" w:id="330">
        <w:r w:rsidRPr="44D1BFB3" w:rsidR="44D1BFB3">
          <w:rPr>
            <w:lang w:val="en-GB"/>
          </w:rPr>
          <w:t xml:space="preserve"> that the premium amount increases with the age after 25 </w:t>
        </w:r>
        <w:r w:rsidRPr="160E97C2" w:rsidR="160E97C2">
          <w:rPr>
            <w:lang w:val="en-GB"/>
          </w:rPr>
          <w:t>years.</w:t>
        </w:r>
      </w:ins>
    </w:p>
    <w:p w:rsidR="55C2196C" w:rsidP="00CA695C" w:rsidRDefault="55C2196C" w14:paraId="750E6AA0" w14:textId="477BAB87">
      <w:pPr>
        <w:jc w:val="both"/>
        <w:rPr>
          <w:ins w:author="Gastbenutzer" w:date="2023-10-21T20:45:00Z" w:id="331"/>
          <w:lang w:val="en-GB"/>
          <w:rPrChange w:author="Jonathan Leipold - BDAE Gruppe" w:date="2023-10-21T11:52:00Z" w:id="332">
            <w:rPr>
              <w:ins w:author="Gastbenutzer" w:date="2023-10-21T20:45:00Z" w:id="333"/>
            </w:rPr>
          </w:rPrChange>
        </w:rPr>
      </w:pPr>
      <w:ins w:author="Gastbenutzer" w:date="2023-10-21T20:36:00Z" w:id="334">
        <w:r>
          <w:rPr>
            <w:noProof/>
          </w:rPr>
          <w:drawing>
            <wp:inline distT="0" distB="0" distL="0" distR="0" wp14:anchorId="03192C16" wp14:editId="0B9EE350">
              <wp:extent cx="4572000" cy="3409950"/>
              <wp:effectExtent l="0" t="0" r="0" b="0"/>
              <wp:docPr id="708098217" name="Grafik 70809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ins>
    </w:p>
    <w:p w:rsidR="49FA6621" w:rsidP="49FA6621" w:rsidRDefault="49FA6621" w14:paraId="5E5823D6" w14:textId="66FDDB1D">
      <w:pPr>
        <w:rPr>
          <w:ins w:author="Gastbenutzer" w:date="2023-10-21T20:45:00Z" w:id="335"/>
          <w:lang w:val="en-GB"/>
        </w:rPr>
      </w:pPr>
      <w:ins w:author="Gastbenutzer" w:date="2023-10-21T20:45:00Z" w:id="336">
        <w:r w:rsidRPr="49FA6621">
          <w:rPr>
            <w:lang w:val="en-GB"/>
          </w:rPr>
          <w:t xml:space="preserve">Figure </w:t>
        </w:r>
      </w:ins>
      <w:ins w:author="Gastbenutzer" w:date="2023-10-21T20:46:00Z" w:id="337">
        <w:r w:rsidRPr="68D5FB61" w:rsidR="68D5FB61">
          <w:rPr>
            <w:lang w:val="en-GB"/>
          </w:rPr>
          <w:t>6</w:t>
        </w:r>
      </w:ins>
      <w:ins w:author="Gastbenutzer" w:date="2023-10-21T20:45:00Z" w:id="338">
        <w:r w:rsidRPr="49FA6621">
          <w:rPr>
            <w:lang w:val="en-GB"/>
          </w:rPr>
          <w:t>: Count of unique Contract IDs by Zone: New Zone model vs. Old Zone model</w:t>
        </w:r>
      </w:ins>
    </w:p>
    <w:p w:rsidR="1285B274" w:rsidP="1285B274" w:rsidRDefault="77F599B1" w14:paraId="0D263362" w14:textId="3A37317B">
      <w:pPr>
        <w:jc w:val="both"/>
        <w:rPr>
          <w:ins w:author="Gastbenutzer" w:date="2023-10-21T20:49:00Z" w:id="339"/>
          <w:lang w:val="en-GB"/>
        </w:rPr>
      </w:pPr>
      <w:ins w:author="Gastbenutzer" w:date="2023-10-21T20:46:00Z" w:id="340">
        <w:r w:rsidRPr="77F599B1">
          <w:rPr>
            <w:lang w:val="en-GB"/>
          </w:rPr>
          <w:t xml:space="preserve">The maximum contract </w:t>
        </w:r>
        <w:r w:rsidRPr="788677FB" w:rsidR="788677FB">
          <w:rPr>
            <w:lang w:val="en-GB"/>
          </w:rPr>
          <w:t>duration is 5 years</w:t>
        </w:r>
      </w:ins>
      <w:ins w:author="Gastbenutzer" w:date="2023-10-21T20:47:00Z" w:id="341">
        <w:r w:rsidRPr="561AA8B6" w:rsidR="561AA8B6">
          <w:rPr>
            <w:lang w:val="en-GB"/>
          </w:rPr>
          <w:t xml:space="preserve">. The number of </w:t>
        </w:r>
        <w:r w:rsidRPr="00020D58" w:rsidR="00020D58">
          <w:rPr>
            <w:lang w:val="en-GB"/>
          </w:rPr>
          <w:t xml:space="preserve">Contract ID is </w:t>
        </w:r>
        <w:r w:rsidRPr="52FB0161" w:rsidR="52FB0161">
          <w:rPr>
            <w:lang w:val="en-GB"/>
          </w:rPr>
          <w:t>decreasing</w:t>
        </w:r>
        <w:r w:rsidRPr="16A399F8" w:rsidR="16A399F8">
          <w:rPr>
            <w:lang w:val="en-GB"/>
          </w:rPr>
          <w:t xml:space="preserve"> with the </w:t>
        </w:r>
        <w:r w:rsidRPr="1685DF0F" w:rsidR="1685DF0F">
          <w:rPr>
            <w:lang w:val="en-GB"/>
          </w:rPr>
          <w:t xml:space="preserve">policy age </w:t>
        </w:r>
        <w:r w:rsidRPr="52FB0161" w:rsidR="52FB0161">
          <w:rPr>
            <w:lang w:val="en-GB"/>
          </w:rPr>
          <w:t>increase.</w:t>
        </w:r>
        <w:r w:rsidRPr="4917DF00" w:rsidR="4917DF00">
          <w:rPr>
            <w:lang w:val="en-GB"/>
          </w:rPr>
          <w:t xml:space="preserve"> The premium a</w:t>
        </w:r>
      </w:ins>
      <w:ins w:author="Gastbenutzer" w:date="2023-10-21T20:48:00Z" w:id="342">
        <w:r w:rsidRPr="4917DF00" w:rsidR="4917DF00">
          <w:rPr>
            <w:lang w:val="en-GB"/>
          </w:rPr>
          <w:t xml:space="preserve">mount, on the </w:t>
        </w:r>
        <w:r w:rsidRPr="594B590C" w:rsidR="594B590C">
          <w:rPr>
            <w:lang w:val="en-GB"/>
          </w:rPr>
          <w:t>contrary, is growing</w:t>
        </w:r>
        <w:r w:rsidRPr="534DD928" w:rsidR="534DD928">
          <w:rPr>
            <w:lang w:val="en-GB"/>
          </w:rPr>
          <w:t xml:space="preserve"> which is </w:t>
        </w:r>
        <w:r w:rsidRPr="74BFBF57" w:rsidR="74BFBF57">
          <w:rPr>
            <w:lang w:val="en-GB"/>
          </w:rPr>
          <w:t>obvious.</w:t>
        </w:r>
      </w:ins>
      <w:ins w:author="Gastbenutzer" w:date="2023-10-21T20:49:00Z" w:id="343">
        <w:r w:rsidRPr="74BFBF57" w:rsidR="74BFBF57">
          <w:rPr>
            <w:lang w:val="en-GB"/>
          </w:rPr>
          <w:t xml:space="preserve"> </w:t>
        </w:r>
      </w:ins>
    </w:p>
    <w:p w:rsidR="7481B8D4" w:rsidP="7481B8D4" w:rsidRDefault="296DFC6B" w14:paraId="1726C179" w14:textId="53200316">
      <w:pPr>
        <w:jc w:val="both"/>
        <w:rPr>
          <w:ins w:author="Gastbenutzer" w:date="2023-10-21T21:18:00Z" w:id="344"/>
          <w:lang w:val="en-GB"/>
        </w:rPr>
      </w:pPr>
      <w:ins w:author="Gastbenutzer" w:date="2023-10-21T20:49:00Z" w:id="345">
        <w:r w:rsidRPr="296DFC6B">
          <w:rPr>
            <w:lang w:val="en-GB"/>
          </w:rPr>
          <w:t xml:space="preserve">Both presented variables are taken as features for </w:t>
        </w:r>
        <w:r w:rsidRPr="2DA216F4" w:rsidR="2DA216F4">
          <w:rPr>
            <w:lang w:val="en-GB"/>
          </w:rPr>
          <w:t>a classification model</w:t>
        </w:r>
        <w:r w:rsidRPr="700EC3E2" w:rsidR="700EC3E2">
          <w:rPr>
            <w:lang w:val="en-GB"/>
          </w:rPr>
          <w:t>.</w:t>
        </w:r>
      </w:ins>
      <w:ins w:author="Gastbenutzer" w:date="2023-10-21T21:13:00Z" w:id="346">
        <w:r w:rsidRPr="700EC3E2" w:rsidR="700EC3E2">
          <w:rPr>
            <w:lang w:val="en-GB"/>
          </w:rPr>
          <w:t xml:space="preserve"> Correlation </w:t>
        </w:r>
      </w:ins>
      <w:ins w:author="Gastbenutzer" w:date="2023-10-21T21:17:00Z" w:id="347">
        <w:r w:rsidRPr="136990BE" w:rsidR="136990BE">
          <w:rPr>
            <w:lang w:val="en-GB"/>
          </w:rPr>
          <w:t xml:space="preserve">between the </w:t>
        </w:r>
        <w:r w:rsidRPr="134BD5D5" w:rsidR="134BD5D5">
          <w:rPr>
            <w:lang w:val="en-GB"/>
          </w:rPr>
          <w:t xml:space="preserve">created features </w:t>
        </w:r>
        <w:r w:rsidRPr="4D1ACD27" w:rsidR="4D1ACD27">
          <w:rPr>
            <w:lang w:val="en-GB"/>
          </w:rPr>
          <w:t>a</w:t>
        </w:r>
      </w:ins>
      <w:ins w:author="Gastbenutzer" w:date="2023-10-21T21:18:00Z" w:id="348">
        <w:r w:rsidRPr="4D1ACD27" w:rsidR="4D1ACD27">
          <w:rPr>
            <w:lang w:val="en-GB"/>
          </w:rPr>
          <w:t xml:space="preserve">nd the target </w:t>
        </w:r>
        <w:r w:rsidRPr="6C1B0DBC" w:rsidR="6C1B0DBC">
          <w:rPr>
            <w:lang w:val="en-GB"/>
          </w:rPr>
          <w:t xml:space="preserve">variable is </w:t>
        </w:r>
        <w:r w:rsidRPr="635026D2" w:rsidR="635026D2">
          <w:rPr>
            <w:lang w:val="en-GB"/>
          </w:rPr>
          <w:t xml:space="preserve">shown </w:t>
        </w:r>
        <w:r w:rsidRPr="2DBECB26" w:rsidR="2DBECB26">
          <w:rPr>
            <w:lang w:val="en-GB"/>
          </w:rPr>
          <w:t xml:space="preserve">below (see </w:t>
        </w:r>
        <w:r w:rsidRPr="30B0DD81" w:rsidR="30B0DD81">
          <w:rPr>
            <w:lang w:val="en-GB"/>
          </w:rPr>
          <w:t>Figure 7</w:t>
        </w:r>
        <w:r w:rsidRPr="40E4578D" w:rsidR="40E4578D">
          <w:rPr>
            <w:lang w:val="en-GB"/>
          </w:rPr>
          <w:t>).</w:t>
        </w:r>
      </w:ins>
    </w:p>
    <w:p w:rsidRPr="000D53C0" w:rsidR="40E4578D" w:rsidP="2AC433CD" w:rsidRDefault="012AAFC0" w14:paraId="0423C237" w14:textId="36A5A001">
      <w:pPr>
        <w:jc w:val="both"/>
        <w:rPr>
          <w:ins w:author="Gastbenutzer" w:date="2023-10-21T21:27:00Z" w:id="349"/>
          <w:lang w:val="en-GB"/>
          <w:rPrChange w:author="Jonathan Leipold - BDAE Gruppe" w:date="2023-10-25T19:36:00Z" w:id="350">
            <w:rPr>
              <w:ins w:author="Gastbenutzer" w:date="2023-10-21T21:27:00Z" w:id="351"/>
            </w:rPr>
          </w:rPrChange>
        </w:rPr>
      </w:pPr>
      <w:ins w:author="Gastbenutzer" w:date="2023-10-21T21:22:00Z" w:id="352">
        <w:r>
          <w:rPr>
            <w:noProof/>
          </w:rPr>
          <w:drawing>
            <wp:inline distT="0" distB="0" distL="0" distR="0" wp14:anchorId="03233C60" wp14:editId="4D3CEA4C">
              <wp:extent cx="4572000" cy="3990975"/>
              <wp:effectExtent l="0" t="0" r="0" b="0"/>
              <wp:docPr id="1287782624" name="Grafik 128778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ins>
      <w:ins w:author="Gastbenutzer" w:date="2023-10-21T21:25:00Z" w:id="353">
        <w:r w:rsidRPr="000D53C0" w:rsidR="198CB816">
          <w:rPr>
            <w:lang w:val="en-GB"/>
            <w:rPrChange w:author="Jonathan Leipold - BDAE Gruppe" w:date="2023-10-25T19:36:00Z" w:id="354">
              <w:rPr/>
            </w:rPrChange>
          </w:rPr>
          <w:t xml:space="preserve"> </w:t>
        </w:r>
      </w:ins>
    </w:p>
    <w:p w:rsidR="08140511" w:rsidP="08140511" w:rsidRDefault="38697C46" w14:paraId="19C59722" w14:textId="5F69191E">
      <w:pPr>
        <w:rPr>
          <w:ins w:author="Gastbenutzer" w:date="2023-10-21T21:27:00Z" w:id="355"/>
          <w:lang w:val="en-GB"/>
        </w:rPr>
      </w:pPr>
      <w:ins w:author="Gastbenutzer" w:date="2023-10-21T21:27:00Z" w:id="356">
        <w:r w:rsidRPr="38697C46">
          <w:rPr>
            <w:lang w:val="en-GB"/>
          </w:rPr>
          <w:t xml:space="preserve">Figure 7: </w:t>
        </w:r>
      </w:ins>
      <w:ins w:author="Gastbenutzer" w:date="2023-10-21T21:28:00Z" w:id="357">
        <w:r w:rsidRPr="35E7FC9B" w:rsidR="35E7FC9B">
          <w:rPr>
            <w:lang w:val="en-GB"/>
          </w:rPr>
          <w:t>Correlation</w:t>
        </w:r>
        <w:r w:rsidRPr="0D2BD5AB" w:rsidR="0D2BD5AB">
          <w:rPr>
            <w:lang w:val="en-GB"/>
          </w:rPr>
          <w:t xml:space="preserve"> between </w:t>
        </w:r>
        <w:r w:rsidRPr="47891A96" w:rsidR="47891A96">
          <w:rPr>
            <w:lang w:val="en-GB"/>
          </w:rPr>
          <w:t xml:space="preserve">policy Age, </w:t>
        </w:r>
        <w:r w:rsidRPr="692F862B" w:rsidR="692F862B">
          <w:rPr>
            <w:lang w:val="en-GB"/>
          </w:rPr>
          <w:t xml:space="preserve">Age at </w:t>
        </w:r>
        <w:r w:rsidRPr="0B1D7961" w:rsidR="0B1D7961">
          <w:rPr>
            <w:lang w:val="en-GB"/>
          </w:rPr>
          <w:t xml:space="preserve">premium and </w:t>
        </w:r>
      </w:ins>
      <w:ins w:author="Gastbenutzer" w:date="2023-10-21T21:29:00Z" w:id="358">
        <w:r w:rsidRPr="21351823" w:rsidR="21351823">
          <w:rPr>
            <w:lang w:val="en-GB"/>
          </w:rPr>
          <w:t>lag</w:t>
        </w:r>
        <w:r w:rsidRPr="323E6768" w:rsidR="323E6768">
          <w:rPr>
            <w:lang w:val="en-GB"/>
          </w:rPr>
          <w:t xml:space="preserve"> </w:t>
        </w:r>
        <w:r w:rsidRPr="1E7822A6" w:rsidR="1E7822A6">
          <w:rPr>
            <w:lang w:val="en-GB"/>
          </w:rPr>
          <w:t xml:space="preserve">premium </w:t>
        </w:r>
        <w:r w:rsidRPr="1F7533E5" w:rsidR="1F7533E5">
          <w:rPr>
            <w:lang w:val="en-GB"/>
          </w:rPr>
          <w:t xml:space="preserve">amount </w:t>
        </w:r>
      </w:ins>
      <w:ins w:author="Gastbenutzer" w:date="2023-10-21T21:31:00Z" w:id="359">
        <w:r w:rsidRPr="12FA5ED4" w:rsidR="12FA5ED4">
          <w:rPr>
            <w:lang w:val="en-GB"/>
          </w:rPr>
          <w:t xml:space="preserve">over the last </w:t>
        </w:r>
        <w:proofErr w:type="spellStart"/>
        <w:r w:rsidRPr="12FA5ED4" w:rsidR="12FA5ED4">
          <w:rPr>
            <w:lang w:val="en-GB"/>
          </w:rPr>
          <w:t>twelwe</w:t>
        </w:r>
        <w:proofErr w:type="spellEnd"/>
        <w:r w:rsidRPr="12FA5ED4" w:rsidR="12FA5ED4">
          <w:rPr>
            <w:lang w:val="en-GB"/>
          </w:rPr>
          <w:t xml:space="preserve"> </w:t>
        </w:r>
        <w:r w:rsidRPr="0A2F77EA" w:rsidR="0A2F77EA">
          <w:rPr>
            <w:lang w:val="en-GB"/>
          </w:rPr>
          <w:t>months.</w:t>
        </w:r>
      </w:ins>
    </w:p>
    <w:p w:rsidRPr="00CA695C" w:rsidR="4885945D" w:rsidP="4885945D" w:rsidRDefault="43BA0FC5" w14:paraId="4F5C4FAA" w14:textId="34482C4A">
      <w:pPr>
        <w:jc w:val="both"/>
        <w:rPr>
          <w:lang w:val="en-GB"/>
          <w:rPrChange w:author="Jonathan Leipold - BDAE Gruppe" w:date="2023-10-21T23:34:00Z" w:id="752962648">
            <w:rPr/>
          </w:rPrChange>
        </w:rPr>
      </w:pPr>
      <w:ins w:author="Gastbenutzer" w:date="2023-10-21T21:33:00Z" w:id="1789413340">
        <w:r w:rsidRPr="64029C5D" w:rsidR="64029C5D">
          <w:rPr>
            <w:lang w:val="en-GB"/>
            <w:rPrChange w:author="Jonathan Leipold - BDAE Gruppe" w:date="2023-10-21T23:34:00Z" w:id="412400682"/>
          </w:rPr>
          <w:t>Obviously</w:t>
        </w:r>
        <w:r w:rsidRPr="64029C5D" w:rsidR="64029C5D">
          <w:rPr>
            <w:lang w:val="en-GB"/>
            <w:rPrChange w:author="Jonathan Leipold - BDAE Gruppe" w:date="2023-10-21T23:34:00Z" w:id="736638717"/>
          </w:rPr>
          <w:t xml:space="preserve"> premium amount is mostly </w:t>
        </w:r>
        <w:r w:rsidRPr="64029C5D" w:rsidR="64029C5D">
          <w:rPr>
            <w:lang w:val="en-GB"/>
            <w:rPrChange w:author="Jonathan Leipold - BDAE Gruppe" w:date="2023-10-21T23:34:00Z" w:id="883369095"/>
          </w:rPr>
          <w:t xml:space="preserve">correlated with </w:t>
        </w:r>
        <w:r w:rsidRPr="64029C5D" w:rsidR="64029C5D">
          <w:rPr>
            <w:lang w:val="en-GB"/>
            <w:rPrChange w:author="Jonathan Leipold - BDAE Gruppe" w:date="2023-10-21T23:34:00Z" w:id="1352488863"/>
          </w:rPr>
          <w:t xml:space="preserve">the rolling </w:t>
        </w:r>
        <w:r w:rsidRPr="64029C5D" w:rsidR="64029C5D">
          <w:rPr>
            <w:lang w:val="en-GB"/>
            <w:rPrChange w:author="Jonathan Leipold - BDAE Gruppe" w:date="2023-10-21T23:34:00Z" w:id="1182120609"/>
          </w:rPr>
          <w:t xml:space="preserve">premium amount </w:t>
        </w:r>
        <w:r w:rsidRPr="64029C5D" w:rsidR="64029C5D">
          <w:rPr>
            <w:lang w:val="en-GB"/>
            <w:rPrChange w:author="Jonathan Leipold - BDAE Gruppe" w:date="2023-10-21T23:34:00Z" w:id="1556406279"/>
          </w:rPr>
          <w:t xml:space="preserve">over the last </w:t>
        </w:r>
        <w:r w:rsidRPr="64029C5D" w:rsidR="64029C5D">
          <w:rPr>
            <w:lang w:val="en-GB"/>
            <w:rPrChange w:author="Jonathan Leipold - BDAE Gruppe" w:date="2023-10-21T23:34:00Z" w:id="1498063814"/>
          </w:rPr>
          <w:t>tw</w:t>
        </w:r>
      </w:ins>
      <w:ins w:author="Gastbenutzer" w:date="2023-10-21T21:34:00Z" w:id="110220184">
        <w:r w:rsidRPr="64029C5D" w:rsidR="64029C5D">
          <w:rPr>
            <w:lang w:val="en-GB"/>
            <w:rPrChange w:author="Jonathan Leipold - BDAE Gruppe" w:date="2023-10-21T23:34:00Z" w:id="2063137222"/>
          </w:rPr>
          <w:t>elwe</w:t>
        </w:r>
        <w:r w:rsidRPr="64029C5D" w:rsidR="64029C5D">
          <w:rPr>
            <w:lang w:val="en-GB"/>
            <w:rPrChange w:author="Jonathan Leipold - BDAE Gruppe" w:date="2023-10-21T23:34:00Z" w:id="1862090487"/>
          </w:rPr>
          <w:t xml:space="preserve"> months </w:t>
        </w:r>
        <w:r w:rsidRPr="64029C5D" w:rsidR="64029C5D">
          <w:rPr>
            <w:lang w:val="en-GB"/>
            <w:rPrChange w:author="Jonathan Leipold - BDAE Gruppe" w:date="2023-10-21T23:34:00Z" w:id="1631269578"/>
          </w:rPr>
          <w:t xml:space="preserve">and </w:t>
        </w:r>
        <w:r w:rsidRPr="64029C5D" w:rsidR="64029C5D">
          <w:rPr>
            <w:lang w:val="en-GB"/>
            <w:rPrChange w:author="Jonathan Leipold - BDAE Gruppe" w:date="2023-10-21T23:34:00Z" w:id="915940616"/>
          </w:rPr>
          <w:t xml:space="preserve">the number of </w:t>
        </w:r>
        <w:r w:rsidRPr="64029C5D" w:rsidR="64029C5D">
          <w:rPr>
            <w:lang w:val="en-GB"/>
            <w:rPrChange w:author="Jonathan Leipold - BDAE Gruppe" w:date="2023-10-21T23:34:00Z" w:id="1677083892"/>
          </w:rPr>
          <w:t xml:space="preserve">unique </w:t>
        </w:r>
        <w:r w:rsidRPr="64029C5D" w:rsidR="64029C5D">
          <w:rPr>
            <w:lang w:val="en-GB"/>
            <w:rPrChange w:author="Jonathan Leipold - BDAE Gruppe" w:date="2023-10-21T23:34:00Z" w:id="556969110"/>
          </w:rPr>
          <w:t>contract IDs.</w:t>
        </w:r>
      </w:ins>
      <w:ins w:author="Gastbenutzer" w:date="2023-10-26T15:24:32.626Z" w:id="664694637">
        <w:r w:rsidRPr="64029C5D" w:rsidR="64029C5D">
          <w:rPr>
            <w:lang w:val="en-GB"/>
          </w:rPr>
          <w:t xml:space="preserve"> </w:t>
        </w:r>
      </w:ins>
      <w:ins w:author="Gastbenutzer" w:date="2023-10-26T15:28:14.737Z" w:id="925662399">
        <w:r w:rsidRPr="64029C5D" w:rsidR="64029C5D">
          <w:rPr>
            <w:lang w:val="en-GB"/>
          </w:rPr>
          <w:t xml:space="preserve">As was </w:t>
        </w:r>
      </w:ins>
    </w:p>
    <w:p w:rsidRPr="008B783B" w:rsidR="07100B5D" w:rsidRDefault="07100B5D" w14:paraId="6A1B562A" w14:textId="4CC34F62">
      <w:pPr>
        <w:jc w:val="both"/>
        <w:rPr>
          <w:del w:author="Gastbenutzer" w:date="2023-10-21T15:56:00Z" w:id="375"/>
          <w:lang w:val="en-GB"/>
          <w:rPrChange w:author="Jonathan Leipold - BDAE Gruppe" w:date="2023-10-21T11:52:00Z" w:id="376">
            <w:rPr>
              <w:del w:author="Gastbenutzer" w:date="2023-10-21T15:56:00Z" w:id="377"/>
            </w:rPr>
          </w:rPrChange>
        </w:rPr>
        <w:pPrChange w:author="Gastbenutzer" w:date="2023-10-21T17:19:00Z" w:id="378">
          <w:pPr/>
        </w:pPrChange>
      </w:pPr>
      <w:del w:author="Gastbenutzer" w:date="2023-10-21T15:56:00Z" w:id="379">
        <w:r w:rsidRPr="008B783B">
          <w:rPr>
            <w:lang w:val="en-GB"/>
            <w:rPrChange w:author="Jonathan Leipold - BDAE Gruppe" w:date="2023-10-21T11:52:00Z" w:id="380">
              <w:rPr/>
            </w:rPrChange>
          </w:rPr>
          <w:delText>Dummies were created for the categorical variables and other variables such as the number of days since the last adjustment</w:delText>
        </w:r>
      </w:del>
      <w:del w:author="Gastbenutzer" w:date="2023-10-21T15:19:00Z" w:id="381">
        <w:r w:rsidRPr="008B783B">
          <w:rPr>
            <w:lang w:val="en-GB"/>
            <w:rPrChange w:author="Jonathan Leipold - BDAE Gruppe" w:date="2023-10-21T11:52:00Z" w:id="382">
              <w:rPr/>
            </w:rPrChange>
          </w:rPr>
          <w:delText xml:space="preserve"> were created</w:delText>
        </w:r>
      </w:del>
      <w:del w:author="Gastbenutzer" w:date="2023-10-21T15:56:00Z" w:id="383">
        <w:r w:rsidRPr="008B783B">
          <w:rPr>
            <w:lang w:val="en-GB"/>
            <w:rPrChange w:author="Jonathan Leipold - BDAE Gruppe" w:date="2023-10-21T11:52:00Z" w:id="384">
              <w:rPr/>
            </w:rPrChange>
          </w:rPr>
          <w:delText>. It turned out that these variables are not suitable for the Time Series models.</w:delText>
        </w:r>
      </w:del>
    </w:p>
    <w:p w:rsidRPr="008B783B" w:rsidR="07100B5D" w:rsidRDefault="23C58B4C" w14:paraId="5E5213B5" w14:textId="28785D78">
      <w:pPr>
        <w:jc w:val="both"/>
        <w:rPr>
          <w:lang w:val="en-GB"/>
          <w:rPrChange w:author="Jonathan Leipold - BDAE Gruppe" w:date="2023-10-21T11:52:00Z" w:id="385">
            <w:rPr/>
          </w:rPrChange>
        </w:rPr>
        <w:pPrChange w:author="Gastbenutzer" w:date="2023-10-21T17:19:00Z" w:id="386">
          <w:pPr/>
        </w:pPrChange>
      </w:pPr>
      <w:ins w:author="Gastbenutzer" w:date="2023-10-21T15:58:00Z" w:id="387">
        <w:r w:rsidRPr="23C58B4C">
          <w:rPr>
            <w:lang w:val="en-GB"/>
          </w:rPr>
          <w:t>I</w:t>
        </w:r>
      </w:ins>
      <w:ins w:author="Gastbenutzer" w:date="2023-10-21T15:59:00Z" w:id="388">
        <w:r w:rsidRPr="23C58B4C">
          <w:rPr>
            <w:lang w:val="en-GB"/>
          </w:rPr>
          <w:t>t was</w:t>
        </w:r>
      </w:ins>
      <w:del w:author="Gastbenutzer" w:date="2023-10-21T15:58:00Z" w:id="389">
        <w:r w:rsidRPr="008B783B" w:rsidR="07100B5D">
          <w:rPr>
            <w:lang w:val="en-GB"/>
            <w:rPrChange w:author="Jonathan Leipold - BDAE Gruppe" w:date="2023-10-21T11:52:00Z" w:id="390">
              <w:rPr/>
            </w:rPrChange>
          </w:rPr>
          <w:delText>We</w:delText>
        </w:r>
      </w:del>
      <w:r w:rsidRPr="008B783B" w:rsidR="07100B5D">
        <w:rPr>
          <w:lang w:val="en-GB"/>
          <w:rPrChange w:author="Jonathan Leipold - BDAE Gruppe" w:date="2023-10-21T11:52:00Z" w:id="391">
            <w:rPr/>
          </w:rPrChange>
        </w:rPr>
        <w:t xml:space="preserve"> decided to model the prediction of the premium amount in two different ways. On the one hand by classical time series models like SARIMA, regression models and ML models (Random Forest Regressor, </w:t>
      </w:r>
      <w:proofErr w:type="spellStart"/>
      <w:r w:rsidRPr="008B783B" w:rsidR="07100B5D">
        <w:rPr>
          <w:lang w:val="en-GB"/>
          <w:rPrChange w:author="Jonathan Leipold - BDAE Gruppe" w:date="2023-10-21T11:52:00Z" w:id="392">
            <w:rPr/>
          </w:rPrChange>
        </w:rPr>
        <w:t>XGBoost</w:t>
      </w:r>
      <w:proofErr w:type="spellEnd"/>
      <w:r w:rsidRPr="008B783B" w:rsidR="07100B5D">
        <w:rPr>
          <w:lang w:val="en-GB"/>
          <w:rPrChange w:author="Jonathan Leipold - BDAE Gruppe" w:date="2023-10-21T11:52:00Z" w:id="393">
            <w:rPr/>
          </w:rPrChange>
        </w:rPr>
        <w:t xml:space="preserve">). The </w:t>
      </w:r>
      <w:proofErr w:type="spellStart"/>
      <w:r w:rsidRPr="008B783B" w:rsidR="07100B5D">
        <w:rPr>
          <w:lang w:val="en-GB"/>
          <w:rPrChange w:author="Jonathan Leipold - BDAE Gruppe" w:date="2023-10-21T11:52:00Z" w:id="394">
            <w:rPr/>
          </w:rPrChange>
        </w:rPr>
        <w:t>Jupyter</w:t>
      </w:r>
      <w:proofErr w:type="spellEnd"/>
      <w:r w:rsidRPr="008B783B" w:rsidR="07100B5D">
        <w:rPr>
          <w:lang w:val="en-GB"/>
          <w:rPrChange w:author="Jonathan Leipold - BDAE Gruppe" w:date="2023-10-21T11:52:00Z" w:id="395">
            <w:rPr/>
          </w:rPrChange>
        </w:rPr>
        <w:t xml:space="preserve"> Notebook by Rob Mulla https://www.kaggle.com/code/robikscube/tutorial-time-series-forecasting-with-xgboost was used as a basis and adapted. On the other hand, the premium amount was divided into classes and predicted with </w:t>
      </w:r>
      <w:r w:rsidRPr="287AAA0E" w:rsidR="287AAA0E">
        <w:rPr>
          <w:lang w:val="en-GB"/>
          <w:rPrChange w:author="Jonathan Leipold - BDAE Gruppe" w:date="2023-10-21T11:52:00Z" w:id="396">
            <w:rPr/>
          </w:rPrChange>
        </w:rPr>
        <w:t>classification models.</w:t>
      </w:r>
    </w:p>
    <w:p w:rsidRPr="008B783B" w:rsidR="07100B5D" w:rsidRDefault="07100B5D" w14:paraId="3BE2178C" w14:textId="2EA312FA">
      <w:pPr>
        <w:jc w:val="both"/>
        <w:rPr>
          <w:lang w:val="en-GB"/>
          <w:rPrChange w:author="Jonathan Leipold - BDAE Gruppe" w:date="2023-10-21T11:52:00Z" w:id="397">
            <w:rPr/>
          </w:rPrChange>
        </w:rPr>
        <w:pPrChange w:author="Gastbenutzer" w:date="2023-10-21T17:19:00Z" w:id="398">
          <w:pPr/>
        </w:pPrChange>
      </w:pPr>
      <w:r w:rsidRPr="008B783B">
        <w:rPr>
          <w:lang w:val="en-GB"/>
          <w:rPrChange w:author="Jonathan Leipold - BDAE Gruppe" w:date="2023-10-21T11:52:00Z" w:id="399">
            <w:rPr/>
          </w:rPrChange>
        </w:rPr>
        <w:t>Finally, we had a dataset grouped by month with lag features over the last twelve months. In addition, temporal factors such as the year, quarter were also included.</w:t>
      </w:r>
      <w:ins w:author="Gastbenutzer" w:date="2023-10-21T16:00:00Z" w:id="400">
        <w:r w:rsidRPr="02065C01" w:rsidR="02065C01">
          <w:rPr>
            <w:lang w:val="en-GB"/>
          </w:rPr>
          <w:t xml:space="preserve"> Later in this report in more details</w:t>
        </w:r>
      </w:ins>
      <w:ins w:author="Gastbenutzer" w:date="2023-10-21T16:01:00Z" w:id="401">
        <w:r w:rsidRPr="50CDC632" w:rsidR="50CDC632">
          <w:rPr>
            <w:lang w:val="en-GB"/>
          </w:rPr>
          <w:t xml:space="preserve"> by model.</w:t>
        </w:r>
      </w:ins>
    </w:p>
    <w:p w:rsidR="07100B5D" w:rsidRDefault="07100B5D" w14:paraId="37B087CB" w14:textId="381EC66D">
      <w:pPr>
        <w:jc w:val="both"/>
        <w:rPr>
          <w:lang w:val="en-GB"/>
        </w:rPr>
        <w:pPrChange w:author="Gastbenutzer" w:date="2023-10-21T17:19:00Z" w:id="402">
          <w:pPr/>
        </w:pPrChange>
      </w:pPr>
    </w:p>
    <w:p w:rsidR="07100B5D" w:rsidRDefault="07100B5D" w14:paraId="72C8A408" w14:textId="729E11E8">
      <w:pPr>
        <w:rPr>
          <w:lang w:val="en-GB"/>
        </w:rPr>
      </w:pPr>
    </w:p>
    <w:p w:rsidRPr="00992CCF" w:rsidR="00034E84" w:rsidP="00F97EEB" w:rsidRDefault="00034E84" w14:paraId="2D39D31D" w14:textId="6E475F63">
      <w:pPr>
        <w:pStyle w:val="ListBullet"/>
        <w:rPr>
          <w:del w:author="Gastbenutzer" w:date="2023-10-21T15:34:00Z" w:id="403"/>
          <w:color w:val="1AB39F" w:themeColor="accent6"/>
          <w:sz w:val="16"/>
          <w:szCs w:val="16"/>
          <w:lang w:val="en-GB"/>
          <w:rPrChange w:author="Jonathan Leipold - BDAE Gruppe" w:date="2023-10-18T10:09:00Z" w:id="404">
            <w:rPr>
              <w:del w:author="Gastbenutzer" w:date="2023-10-21T15:34:00Z" w:id="405"/>
              <w:lang w:val="en-GB"/>
            </w:rPr>
          </w:rPrChange>
        </w:rPr>
      </w:pPr>
      <w:del w:author="Gastbenutzer" w:date="2023-10-21T15:34:00Z" w:id="406">
        <w:r w:rsidRPr="00992CCF">
          <w:rPr>
            <w:color w:val="1AB39F" w:themeColor="accent6"/>
            <w:sz w:val="16"/>
            <w:szCs w:val="16"/>
            <w:lang w:val="en-GB"/>
            <w:rPrChange w:author="Jonathan Leipold - BDAE Gruppe" w:date="2023-10-18T10:09:00Z" w:id="407">
              <w:rPr>
                <w:lang w:val="en-GB"/>
              </w:rPr>
            </w:rPrChange>
          </w:rPr>
          <w:delText>Did you have to clean and process the data? If yes, describe your treatment process</w:delText>
        </w:r>
      </w:del>
      <w:del w:author="Gastbenutzer" w:date="2023-10-20T17:51:00Z" w:id="408">
        <w:r w:rsidRPr="00992CCF">
          <w:rPr>
            <w:color w:val="1AB39F" w:themeColor="accent6"/>
            <w:sz w:val="16"/>
            <w:szCs w:val="16"/>
            <w:lang w:val="en-GB"/>
            <w:rPrChange w:author="Jonathan Leipold - BDAE Gruppe" w:date="2023-10-18T10:09:00Z" w:id="409">
              <w:rPr>
                <w:lang w:val="en-GB"/>
              </w:rPr>
            </w:rPrChange>
          </w:rPr>
          <w:delText>.</w:delText>
        </w:r>
      </w:del>
    </w:p>
    <w:p w:rsidRPr="00992CCF" w:rsidR="00034E84" w:rsidP="00F97EEB" w:rsidRDefault="00034E84" w14:paraId="0A9C7300" w14:textId="77777777">
      <w:pPr>
        <w:pStyle w:val="ListBullet"/>
        <w:rPr>
          <w:del w:author="Gastbenutzer" w:date="2023-10-21T15:34:00Z" w:id="410"/>
          <w:color w:val="1AB39F" w:themeColor="accent6"/>
          <w:sz w:val="16"/>
          <w:szCs w:val="16"/>
          <w:lang w:val="en-GB"/>
          <w:rPrChange w:author="Jonathan Leipold - BDAE Gruppe" w:date="2023-10-18T10:09:00Z" w:id="411">
            <w:rPr>
              <w:del w:author="Gastbenutzer" w:date="2023-10-21T15:34:00Z" w:id="412"/>
              <w:lang w:val="en-GB"/>
            </w:rPr>
          </w:rPrChange>
        </w:rPr>
      </w:pPr>
      <w:del w:author="Gastbenutzer" w:date="2023-10-21T15:34:00Z" w:id="413">
        <w:r w:rsidRPr="00992CCF">
          <w:rPr>
            <w:color w:val="1AB39F" w:themeColor="accent6"/>
            <w:sz w:val="16"/>
            <w:szCs w:val="16"/>
            <w:lang w:val="en-GB"/>
            <w:rPrChange w:author="Jonathan Leipold - BDAE Gruppe" w:date="2023-10-18T10:09:00Z" w:id="414">
              <w:rPr>
                <w:lang w:val="en-GB"/>
              </w:rPr>
            </w:rPrChange>
          </w:rPr>
          <w:delText>Did you have to carry out normalization/standardization type transformations of your data? If yes, why?</w:delText>
        </w:r>
      </w:del>
    </w:p>
    <w:p w:rsidRPr="00992CCF" w:rsidR="00034E84" w:rsidP="00F97EEB" w:rsidRDefault="00034E84" w14:paraId="2EF484E4" w14:textId="77777777">
      <w:pPr>
        <w:pStyle w:val="ListBullet"/>
        <w:rPr>
          <w:del w:author="Gastbenutzer" w:date="2023-10-21T15:34:00Z" w:id="415"/>
          <w:color w:val="1AB39F" w:themeColor="accent6"/>
          <w:sz w:val="16"/>
          <w:szCs w:val="16"/>
          <w:lang w:val="en-GB"/>
          <w:rPrChange w:author="Jonathan Leipold - BDAE Gruppe" w:date="2023-10-18T10:09:00Z" w:id="416">
            <w:rPr>
              <w:del w:author="Gastbenutzer" w:date="2023-10-21T15:34:00Z" w:id="417"/>
              <w:lang w:val="en-GB"/>
            </w:rPr>
          </w:rPrChange>
        </w:rPr>
      </w:pPr>
      <w:del w:author="Gastbenutzer" w:date="2023-10-21T15:34:00Z" w:id="418">
        <w:r w:rsidRPr="00992CCF">
          <w:rPr>
            <w:color w:val="1AB39F" w:themeColor="accent6"/>
            <w:sz w:val="16"/>
            <w:szCs w:val="16"/>
            <w:lang w:val="en-GB"/>
            <w:rPrChange w:author="Jonathan Leipold - BDAE Gruppe" w:date="2023-10-18T10:09:00Z" w:id="419">
              <w:rPr>
                <w:lang w:val="en-GB"/>
              </w:rPr>
            </w:rPrChange>
          </w:rPr>
          <w:delText>Are you considering dimension reduction techniques in the modeling part? If yes, why? </w:delText>
        </w:r>
      </w:del>
    </w:p>
    <w:p w:rsidRPr="000D53C0" w:rsidR="00034E84" w:rsidP="00034E84" w:rsidRDefault="00034E84" w14:paraId="759AFA03" w14:textId="77777777">
      <w:pPr>
        <w:rPr>
          <w:sz w:val="20"/>
          <w:szCs w:val="20"/>
          <w:lang w:val="en-GB"/>
          <w:rPrChange w:author="Jonathan Leipold - BDAE Gruppe" w:date="2023-10-25T19:36:00Z" w:id="420">
            <w:rPr/>
          </w:rPrChange>
        </w:rPr>
      </w:pPr>
    </w:p>
    <w:p w:rsidR="39F19F30" w:rsidP="116B5E6C" w:rsidRDefault="00F97EEB" w14:paraId="74EAABBF" w14:textId="4E28F6FA">
      <w:pPr>
        <w:pStyle w:val="Heading2"/>
        <w:spacing w:before="360" w:after="120"/>
        <w:jc w:val="both"/>
        <w:rPr>
          <w:del w:author="Gastbenutzer" w:date="2023-10-21T15:42:00Z" w:id="421"/>
          <w:sz w:val="22"/>
          <w:lang w:val="en-GB"/>
        </w:rPr>
      </w:pPr>
      <w:del w:author="Gastbenutzer" w:date="2023-10-21T15:42:00Z" w:id="422">
        <w:r w:rsidRPr="0022382C">
          <w:rPr>
            <w:caps w:val="0"/>
            <w:sz w:val="22"/>
            <w:lang w:val="en-GB"/>
          </w:rPr>
          <w:delText>Visualizations and Statistics</w:delText>
        </w:r>
      </w:del>
    </w:p>
    <w:p w:rsidRPr="00992CCF" w:rsidR="00F97EEB" w:rsidP="00F97EEB" w:rsidRDefault="00F97EEB" w14:paraId="35A07C2B" w14:textId="77777777">
      <w:pPr>
        <w:pStyle w:val="ListBullet"/>
        <w:rPr>
          <w:del w:author="Gastbenutzer" w:date="2023-10-21T15:42:00Z" w:id="423"/>
          <w:color w:val="1AB39F" w:themeColor="accent6"/>
          <w:sz w:val="16"/>
          <w:szCs w:val="16"/>
          <w:lang w:val="en-GB"/>
          <w:rPrChange w:author="Jonathan Leipold - BDAE Gruppe" w:date="2023-10-18T10:09:00Z" w:id="424">
            <w:rPr>
              <w:del w:author="Gastbenutzer" w:date="2023-10-21T15:42:00Z" w:id="425"/>
              <w:lang w:val="en-GB"/>
            </w:rPr>
          </w:rPrChange>
        </w:rPr>
      </w:pPr>
      <w:del w:author="Gastbenutzer" w:date="2023-10-21T15:42:00Z" w:id="426">
        <w:r w:rsidRPr="00992CCF">
          <w:rPr>
            <w:color w:val="1AB39F" w:themeColor="accent6"/>
            <w:sz w:val="16"/>
            <w:szCs w:val="16"/>
            <w:lang w:val="en-GB"/>
            <w:rPrChange w:author="Jonathan Leipold - BDAE Gruppe" w:date="2023-10-18T10:09:00Z" w:id="427">
              <w:rPr>
                <w:lang w:val="en-GB"/>
              </w:rPr>
            </w:rPrChange>
          </w:rPr>
          <w:delText>Have you identified relationships between different variables? Between explanatory variables? and between your explanatory variables and the target(s)?</w:delText>
        </w:r>
      </w:del>
    </w:p>
    <w:p w:rsidRPr="00992CCF" w:rsidR="00F97EEB" w:rsidP="00F97EEB" w:rsidRDefault="00F97EEB" w14:paraId="68C85296" w14:textId="77777777">
      <w:pPr>
        <w:pStyle w:val="ListBullet"/>
        <w:rPr>
          <w:del w:author="Gastbenutzer" w:date="2023-10-21T15:42:00Z" w:id="428"/>
          <w:color w:val="1AB39F" w:themeColor="accent6"/>
          <w:sz w:val="16"/>
          <w:szCs w:val="16"/>
          <w:lang w:val="en-GB"/>
          <w:rPrChange w:author="Jonathan Leipold - BDAE Gruppe" w:date="2023-10-18T10:09:00Z" w:id="429">
            <w:rPr>
              <w:del w:author="Gastbenutzer" w:date="2023-10-21T15:42:00Z" w:id="430"/>
              <w:lang w:val="en-GB"/>
            </w:rPr>
          </w:rPrChange>
        </w:rPr>
      </w:pPr>
      <w:del w:author="Gastbenutzer" w:date="2023-10-21T15:42:00Z" w:id="431">
        <w:r w:rsidRPr="00992CCF">
          <w:rPr>
            <w:color w:val="1AB39F" w:themeColor="accent6"/>
            <w:sz w:val="16"/>
            <w:szCs w:val="16"/>
            <w:lang w:val="en-GB"/>
            <w:rPrChange w:author="Jonathan Leipold - BDAE Gruppe" w:date="2023-10-18T10:09:00Z" w:id="432">
              <w:rPr>
                <w:lang w:val="en-GB"/>
              </w:rPr>
            </w:rPrChange>
          </w:rPr>
          <w:delText>Describe the distribution of these data, distribution, outliers.. (pre/post processing if necessary)</w:delText>
        </w:r>
      </w:del>
    </w:p>
    <w:p w:rsidRPr="00992CCF" w:rsidR="00F97EEB" w:rsidP="00F97EEB" w:rsidRDefault="00F97EEB" w14:paraId="681543F1" w14:textId="77777777">
      <w:pPr>
        <w:pStyle w:val="ListBullet"/>
        <w:rPr>
          <w:del w:author="Gastbenutzer" w:date="2023-10-21T15:42:00Z" w:id="433"/>
          <w:color w:val="1AB39F" w:themeColor="accent6"/>
          <w:sz w:val="16"/>
          <w:szCs w:val="16"/>
          <w:lang w:val="en-GB"/>
          <w:rPrChange w:author="Jonathan Leipold - BDAE Gruppe" w:date="2023-10-18T10:09:00Z" w:id="434">
            <w:rPr>
              <w:del w:author="Gastbenutzer" w:date="2023-10-21T15:42:00Z" w:id="435"/>
              <w:lang w:val="en-GB"/>
            </w:rPr>
          </w:rPrChange>
        </w:rPr>
      </w:pPr>
      <w:del w:author="Gastbenutzer" w:date="2023-10-21T15:42:00Z" w:id="436">
        <w:r w:rsidRPr="00992CCF">
          <w:rPr>
            <w:color w:val="1AB39F" w:themeColor="accent6"/>
            <w:sz w:val="16"/>
            <w:szCs w:val="16"/>
            <w:lang w:val="en-GB"/>
            <w:rPrChange w:author="Jonathan Leipold - BDAE Gruppe" w:date="2023-10-18T10:09:00Z" w:id="437">
              <w:rPr>
                <w:lang w:val="en-GB"/>
              </w:rPr>
            </w:rPrChange>
          </w:rPr>
          <w:delText>Present the statistical analyzes used to confirm the information present on the graphs. </w:delText>
        </w:r>
      </w:del>
    </w:p>
    <w:p w:rsidRPr="00992CCF" w:rsidR="00F97EEB" w:rsidP="00F97EEB" w:rsidRDefault="00F97EEB" w14:paraId="12DC73A2" w14:textId="77777777">
      <w:pPr>
        <w:pStyle w:val="ListBullet"/>
        <w:rPr>
          <w:del w:author="Gastbenutzer" w:date="2023-10-21T15:42:00Z" w:id="438"/>
          <w:color w:val="1AB39F" w:themeColor="accent6"/>
          <w:sz w:val="16"/>
          <w:szCs w:val="16"/>
          <w:lang w:val="en-GB"/>
          <w:rPrChange w:author="Jonathan Leipold - BDAE Gruppe" w:date="2023-10-18T10:09:00Z" w:id="439">
            <w:rPr>
              <w:del w:author="Gastbenutzer" w:date="2023-10-21T15:42:00Z" w:id="440"/>
              <w:lang w:val="en-GB"/>
            </w:rPr>
          </w:rPrChange>
        </w:rPr>
      </w:pPr>
      <w:del w:author="Gastbenutzer" w:date="2023-10-21T15:42:00Z" w:id="441">
        <w:r w:rsidRPr="00992CCF">
          <w:rPr>
            <w:color w:val="1AB39F" w:themeColor="accent6"/>
            <w:sz w:val="16"/>
            <w:szCs w:val="16"/>
            <w:lang w:val="en-GB"/>
            <w:rPrChange w:author="Jonathan Leipold - BDAE Gruppe" w:date="2023-10-18T10:09:00Z" w:id="442">
              <w:rPr>
                <w:lang w:val="en-GB"/>
              </w:rPr>
            </w:rPrChange>
          </w:rPr>
          <w:delText>Draw conclusions from the elements noted above allowing them to project themselves into the modeling part  </w:delText>
        </w:r>
      </w:del>
    </w:p>
    <w:p w:rsidRPr="00992CCF" w:rsidR="00F97EEB" w:rsidP="00F97EEB" w:rsidRDefault="00F97EEB" w14:paraId="2E4CC3BA" w14:textId="77777777">
      <w:pPr>
        <w:spacing w:after="240"/>
        <w:rPr>
          <w:ins w:author="Jonathan Leipold - BDAE Gruppe" w:date="2023-10-17T21:54:00Z" w:id="443"/>
          <w:rFonts w:ascii="Times New Roman" w:hAnsi="Times New Roman" w:cs="Times New Roman"/>
          <w:color w:val="auto"/>
          <w:lang w:val="en-GB"/>
          <w:rPrChange w:author="Jonathan Leipold - BDAE Gruppe" w:date="2023-10-18T10:09:00Z" w:id="444">
            <w:rPr>
              <w:ins w:author="Jonathan Leipold - BDAE Gruppe" w:date="2023-10-17T21:54:00Z" w:id="445"/>
              <w:rFonts w:ascii="Times New Roman" w:hAnsi="Times New Roman" w:cs="Times New Roman"/>
              <w:color w:val="auto"/>
              <w:sz w:val="24"/>
              <w:szCs w:val="24"/>
              <w:lang w:val="en-GB"/>
            </w:rPr>
          </w:rPrChange>
        </w:rPr>
      </w:pPr>
    </w:p>
    <w:p w:rsidRPr="00992CCF" w:rsidR="0046481A" w:rsidP="00F97EEB" w:rsidRDefault="0046481A" w14:paraId="7CF9B56E" w14:textId="08174767">
      <w:pPr>
        <w:spacing w:after="240"/>
        <w:rPr>
          <w:rFonts w:ascii="Times New Roman" w:hAnsi="Times New Roman" w:cs="Times New Roman"/>
          <w:color w:val="auto"/>
          <w:lang w:val="en-GB"/>
        </w:rPr>
      </w:pPr>
    </w:p>
    <w:p w:rsidRPr="00992CCF" w:rsidR="006E0ED2" w:rsidRDefault="006E0ED2" w14:paraId="2E20D9FA" w14:textId="008C7BDE">
      <w:pPr>
        <w:pStyle w:val="Heading1"/>
        <w:numPr>
          <w:ilvl w:val="0"/>
          <w:numId w:val="89"/>
        </w:numPr>
        <w:spacing w:after="240"/>
        <w:rPr>
          <w:del w:author="Gastbenutzer" w:date="2023-10-21T21:11:00Z" w:id="446"/>
          <w:sz w:val="28"/>
          <w:szCs w:val="28"/>
          <w:lang w:val="en-GB"/>
          <w:rPrChange w:author="Jonathan Leipold - BDAE Gruppe" w:date="2023-10-18T10:09:00Z" w:id="447">
            <w:rPr>
              <w:del w:author="Gastbenutzer" w:date="2023-10-21T21:11:00Z" w:id="448"/>
              <w:rFonts w:ascii="Times New Roman" w:hAnsi="Times New Roman" w:cs="Times New Roman"/>
              <w:color w:val="auto"/>
              <w:sz w:val="24"/>
              <w:szCs w:val="24"/>
              <w:lang w:val="en-GB"/>
            </w:rPr>
          </w:rPrChange>
        </w:rPr>
        <w:pPrChange w:author="Gastbenutzer" w:date="2023-10-21T23:12:00Z" w:id="449">
          <w:pPr>
            <w:pStyle w:val="Heading1"/>
            <w:spacing w:after="240"/>
          </w:pPr>
        </w:pPrChange>
      </w:pPr>
    </w:p>
    <w:p w:rsidRPr="00992CCF" w:rsidR="00983985" w:rsidRDefault="00F936D4" w14:paraId="303A2750" w14:textId="2E2D8A0B">
      <w:pPr>
        <w:rPr>
          <w:ins w:author="Jonathan Leipold - BDAE Gruppe" w:date="2023-10-17T18:04:00Z" w:id="450"/>
          <w:rFonts w:asciiTheme="majorHAnsi" w:hAnsiTheme="majorHAnsi" w:eastAsiaTheme="majorEastAsia" w:cstheme="majorBidi"/>
          <w:caps/>
          <w:color w:val="007789" w:themeColor="accent1" w:themeShade="BF"/>
          <w:lang w:val="en-GB"/>
          <w:rPrChange w:author="Jonathan Leipold - BDAE Gruppe" w:date="2023-10-18T10:09:00Z" w:id="451">
            <w:rPr>
              <w:ins w:author="Jonathan Leipold - BDAE Gruppe" w:date="2023-10-17T18:04:00Z" w:id="452"/>
              <w:rFonts w:asciiTheme="majorHAnsi" w:hAnsiTheme="majorHAnsi" w:eastAsiaTheme="majorEastAsia" w:cstheme="majorBidi"/>
              <w:caps/>
              <w:color w:val="007789" w:themeColor="accent1" w:themeShade="BF"/>
              <w:sz w:val="24"/>
              <w:lang w:val="en-GB"/>
            </w:rPr>
          </w:rPrChange>
        </w:rPr>
      </w:pPr>
      <w:r w:rsidRPr="639FB089">
        <w:rPr>
          <w:sz w:val="20"/>
          <w:szCs w:val="20"/>
          <w:lang w:val="en-GB"/>
        </w:rPr>
        <w:br w:type="page"/>
      </w:r>
    </w:p>
    <w:p w:rsidRPr="00992CCF" w:rsidR="00B277C3" w:rsidP="00B277C3" w:rsidRDefault="00B277C3" w14:paraId="51FD810C" w14:textId="094F7C6E">
      <w:pPr>
        <w:pStyle w:val="Heading2"/>
        <w:rPr>
          <w:sz w:val="22"/>
          <w:lang w:val="en-GB"/>
          <w:rPrChange w:author="Jonathan Leipold - BDAE Gruppe" w:date="2023-10-18T10:09:00Z" w:id="453">
            <w:rPr>
              <w:lang w:val="en-GB"/>
            </w:rPr>
          </w:rPrChange>
        </w:rPr>
      </w:pPr>
      <w:bookmarkStart w:name="_Toc148803227" w:id="454"/>
      <w:bookmarkStart w:name="_Toc1246720016" w:id="455"/>
      <w:r w:rsidRPr="59DC0485">
        <w:rPr>
          <w:sz w:val="22"/>
          <w:lang w:val="en-GB"/>
          <w:rPrChange w:author="Jonathan Leipold - BDAE Gruppe" w:date="2023-10-18T10:09:00Z" w:id="456">
            <w:rPr>
              <w:lang w:val="en-GB"/>
            </w:rPr>
          </w:rPrChange>
        </w:rPr>
        <w:t xml:space="preserve">II.2. </w:t>
      </w:r>
      <w:ins w:author="Gastbenutzer" w:date="2023-10-21T21:03:00Z" w:id="457">
        <w:r w:rsidRPr="0F721BF2" w:rsidR="0F721BF2">
          <w:rPr>
            <w:sz w:val="22"/>
            <w:lang w:val="en-GB"/>
          </w:rPr>
          <w:t>C</w:t>
        </w:r>
      </w:ins>
      <w:del w:author="Gastbenutzer" w:date="2023-10-21T21:03:00Z" w:id="458">
        <w:r w:rsidRPr="59DC0485">
          <w:rPr>
            <w:sz w:val="22"/>
            <w:lang w:val="en-GB"/>
            <w:rPrChange w:author="Jonathan Leipold - BDAE Gruppe" w:date="2023-10-18T10:09:00Z" w:id="459">
              <w:rPr>
                <w:lang w:val="en-GB"/>
              </w:rPr>
            </w:rPrChange>
          </w:rPr>
          <w:delText>c</w:delText>
        </w:r>
      </w:del>
      <w:r w:rsidRPr="59DC0485">
        <w:rPr>
          <w:sz w:val="22"/>
          <w:lang w:val="en-GB"/>
          <w:rPrChange w:author="Jonathan Leipold - BDAE Gruppe" w:date="2023-10-18T10:09:00Z" w:id="460">
            <w:rPr>
              <w:lang w:val="en-GB"/>
            </w:rPr>
          </w:rPrChange>
        </w:rPr>
        <w:t>hurn prediction</w:t>
      </w:r>
      <w:bookmarkEnd w:id="454"/>
      <w:bookmarkEnd w:id="455"/>
      <w:r w:rsidRPr="59DC0485">
        <w:rPr>
          <w:sz w:val="22"/>
          <w:lang w:val="en-GB"/>
          <w:rPrChange w:author="Jonathan Leipold - BDAE Gruppe" w:date="2023-10-18T10:09:00Z" w:id="461">
            <w:rPr>
              <w:lang w:val="en-GB"/>
            </w:rPr>
          </w:rPrChange>
        </w:rPr>
        <w:t xml:space="preserve"> </w:t>
      </w:r>
    </w:p>
    <w:p w:rsidRPr="00992CCF" w:rsidR="00B277C3" w:rsidP="00B277C3" w:rsidRDefault="00B277C3" w14:paraId="054C9855" w14:textId="77777777">
      <w:pPr>
        <w:pStyle w:val="Heading2"/>
        <w:rPr>
          <w:sz w:val="22"/>
          <w:szCs w:val="20"/>
          <w:lang w:val="en-GB"/>
          <w:rPrChange w:author="Jonathan Leipold - BDAE Gruppe" w:date="2023-10-18T10:09:00Z" w:id="462">
            <w:rPr>
              <w:lang w:val="en-GB"/>
            </w:rPr>
          </w:rPrChange>
        </w:rPr>
      </w:pPr>
    </w:p>
    <w:p w:rsidRPr="00992CCF" w:rsidR="00301136" w:rsidP="002C4A90" w:rsidRDefault="002C4A90" w14:paraId="1D3CAC67" w14:textId="35E6934E">
      <w:pPr>
        <w:pStyle w:val="Heading2"/>
        <w:spacing w:before="360" w:after="120"/>
        <w:jc w:val="both"/>
        <w:rPr>
          <w:sz w:val="22"/>
          <w:lang w:val="en-GB"/>
          <w:rPrChange w:author="Jonathan Leipold - BDAE Gruppe" w:date="2023-10-18T10:09:00Z" w:id="463">
            <w:rPr>
              <w:lang w:val="en-GB"/>
            </w:rPr>
          </w:rPrChange>
        </w:rPr>
      </w:pPr>
      <w:bookmarkStart w:name="_Toc1300707530" w:id="464"/>
      <w:r w:rsidRPr="000D53C0">
        <w:rPr>
          <w:lang w:val="en-GB"/>
          <w:rPrChange w:author="Jonathan Leipold - BDAE Gruppe" w:date="2023-10-25T19:36:00Z" w:id="465">
            <w:rPr/>
          </w:rPrChange>
        </w:rPr>
        <w:br/>
      </w:r>
      <w:bookmarkStart w:name="_Toc148803228" w:id="466"/>
      <w:r w:rsidRPr="46058BFF">
        <w:rPr>
          <w:sz w:val="22"/>
          <w:lang w:val="en-GB"/>
          <w:rPrChange w:author="Jonathan Leipold - BDAE Gruppe" w:date="2023-10-18T10:09:00Z" w:id="467">
            <w:rPr>
              <w:lang w:val="en-GB"/>
            </w:rPr>
          </w:rPrChange>
        </w:rPr>
        <w:t>II.</w:t>
      </w:r>
      <w:r w:rsidRPr="46058BFF" w:rsidR="001F237D">
        <w:rPr>
          <w:sz w:val="22"/>
          <w:lang w:val="en-GB"/>
          <w:rPrChange w:author="Jonathan Leipold - BDAE Gruppe" w:date="2023-10-18T10:09:00Z" w:id="468">
            <w:rPr>
              <w:lang w:val="en-GB"/>
            </w:rPr>
          </w:rPrChange>
        </w:rPr>
        <w:t xml:space="preserve">2.1 </w:t>
      </w:r>
      <w:r w:rsidRPr="46058BFF" w:rsidR="00301136">
        <w:rPr>
          <w:sz w:val="22"/>
          <w:lang w:val="en-GB"/>
          <w:rPrChange w:author="Jonathan Leipold - BDAE Gruppe" w:date="2023-10-18T10:09:00Z" w:id="469">
            <w:rPr>
              <w:lang w:val="en-GB"/>
            </w:rPr>
          </w:rPrChange>
        </w:rPr>
        <w:t xml:space="preserve">Data collection </w:t>
      </w:r>
      <w:r w:rsidRPr="46058BFF" w:rsidR="00802574">
        <w:rPr>
          <w:sz w:val="22"/>
          <w:lang w:val="en-GB"/>
          <w:rPrChange w:author="Jonathan Leipold - BDAE Gruppe" w:date="2023-10-18T10:09:00Z" w:id="470">
            <w:rPr>
              <w:lang w:val="en-GB"/>
            </w:rPr>
          </w:rPrChange>
        </w:rPr>
        <w:t>&amp; Description</w:t>
      </w:r>
      <w:bookmarkEnd w:id="464"/>
      <w:bookmarkEnd w:id="466"/>
    </w:p>
    <w:p w:rsidRPr="00992CCF" w:rsidR="00F97EEB" w:rsidDel="00AC082D" w:rsidP="00034E84" w:rsidRDefault="008021E8" w14:paraId="6B3134FB" w14:textId="2CA81F16">
      <w:pPr>
        <w:rPr>
          <w:del w:author="Jonathan Leipold - BDAE Gruppe" w:date="2023-10-17T22:05:00Z" w:id="471"/>
          <w:sz w:val="20"/>
          <w:szCs w:val="20"/>
          <w:lang w:val="en-GB"/>
          <w:rPrChange w:author="Jonathan Leipold - BDAE Gruppe" w:date="2023-10-18T10:09:00Z" w:id="472">
            <w:rPr>
              <w:del w:author="Jonathan Leipold - BDAE Gruppe" w:date="2023-10-17T22:05:00Z" w:id="473"/>
              <w:lang w:val="en-GB"/>
            </w:rPr>
          </w:rPrChange>
        </w:rPr>
      </w:pPr>
      <w:r w:rsidRPr="00992CCF">
        <w:rPr>
          <w:sz w:val="20"/>
          <w:szCs w:val="20"/>
          <w:lang w:val="en-GB"/>
          <w:rPrChange w:author="Jonathan Leipold - BDAE Gruppe" w:date="2023-10-18T10:09:00Z" w:id="474">
            <w:rPr>
              <w:lang w:val="en-GB"/>
            </w:rPr>
          </w:rPrChange>
        </w:rPr>
        <w:t>Data was collected directly from the contracts</w:t>
      </w:r>
      <w:r w:rsidRPr="00992CCF" w:rsidR="00CD11DE">
        <w:rPr>
          <w:sz w:val="20"/>
          <w:szCs w:val="20"/>
          <w:lang w:val="en-GB"/>
          <w:rPrChange w:author="Jonathan Leipold - BDAE Gruppe" w:date="2023-10-18T10:09:00Z" w:id="475">
            <w:rPr>
              <w:lang w:val="en-GB"/>
            </w:rPr>
          </w:rPrChange>
        </w:rPr>
        <w:t xml:space="preserve"> in SAP</w:t>
      </w:r>
      <w:r w:rsidRPr="00992CCF">
        <w:rPr>
          <w:sz w:val="20"/>
          <w:szCs w:val="20"/>
          <w:lang w:val="en-GB"/>
          <w:rPrChange w:author="Jonathan Leipold - BDAE Gruppe" w:date="2023-10-18T10:09:00Z" w:id="476">
            <w:rPr>
              <w:lang w:val="en-GB"/>
            </w:rPr>
          </w:rPrChange>
        </w:rPr>
        <w:t xml:space="preserve">. This includes features like nationality, age, </w:t>
      </w:r>
      <w:r w:rsidRPr="00992CCF" w:rsidR="00C053F1">
        <w:rPr>
          <w:sz w:val="20"/>
          <w:szCs w:val="20"/>
          <w:lang w:val="en-GB"/>
          <w:rPrChange w:author="Jonathan Leipold - BDAE Gruppe" w:date="2023-10-18T10:09:00Z" w:id="477">
            <w:rPr>
              <w:lang w:val="en-GB"/>
            </w:rPr>
          </w:rPrChange>
        </w:rPr>
        <w:t xml:space="preserve">start- &amp; </w:t>
      </w:r>
      <w:r w:rsidRPr="7DAF5C8A" w:rsidR="7DAF5C8A">
        <w:rPr>
          <w:sz w:val="20"/>
          <w:szCs w:val="20"/>
          <w:lang w:val="en-GB"/>
          <w:rPrChange w:author="Jonathan Leipold - BDAE Gruppe" w:date="2023-10-18T10:09:00Z" w:id="478">
            <w:rPr>
              <w:lang w:val="en-GB"/>
            </w:rPr>
          </w:rPrChange>
        </w:rPr>
        <w:t>end</w:t>
      </w:r>
      <w:ins w:author="Gastbenutzer" w:date="2023-10-21T16:04:00Z" w:id="479">
        <w:r w:rsidRPr="7DAF5C8A" w:rsidR="7DAF5C8A">
          <w:rPr>
            <w:sz w:val="20"/>
            <w:szCs w:val="20"/>
            <w:lang w:val="en-GB"/>
          </w:rPr>
          <w:t xml:space="preserve"> </w:t>
        </w:r>
      </w:ins>
      <w:r w:rsidRPr="7DAF5C8A" w:rsidR="7DAF5C8A">
        <w:rPr>
          <w:sz w:val="20"/>
          <w:szCs w:val="20"/>
          <w:lang w:val="en-GB"/>
          <w:rPrChange w:author="Jonathan Leipold - BDAE Gruppe" w:date="2023-10-18T10:09:00Z" w:id="480">
            <w:rPr>
              <w:lang w:val="en-GB"/>
            </w:rPr>
          </w:rPrChange>
        </w:rPr>
        <w:t>dates</w:t>
      </w:r>
      <w:r w:rsidRPr="00992CCF" w:rsidR="00C053F1">
        <w:rPr>
          <w:sz w:val="20"/>
          <w:szCs w:val="20"/>
          <w:lang w:val="en-GB"/>
          <w:rPrChange w:author="Jonathan Leipold - BDAE Gruppe" w:date="2023-10-18T10:09:00Z" w:id="481">
            <w:rPr>
              <w:lang w:val="en-GB"/>
            </w:rPr>
          </w:rPrChange>
        </w:rPr>
        <w:t>,</w:t>
      </w:r>
      <w:r w:rsidRPr="00992CCF" w:rsidR="008D5BD0">
        <w:rPr>
          <w:sz w:val="20"/>
          <w:szCs w:val="20"/>
          <w:lang w:val="en-GB"/>
          <w:rPrChange w:author="Jonathan Leipold - BDAE Gruppe" w:date="2023-10-18T10:09:00Z" w:id="482">
            <w:rPr>
              <w:lang w:val="en-GB"/>
            </w:rPr>
          </w:rPrChange>
        </w:rPr>
        <w:t xml:space="preserve"> as well as the termination date, which is filled, if the customer decided to </w:t>
      </w:r>
      <w:r w:rsidRPr="00992CCF" w:rsidR="00AC082D">
        <w:rPr>
          <w:sz w:val="20"/>
          <w:szCs w:val="20"/>
          <w:lang w:val="en-GB"/>
          <w:rPrChange w:author="Jonathan Leipold - BDAE Gruppe" w:date="2023-10-18T10:09:00Z" w:id="483">
            <w:rPr>
              <w:lang w:val="en-GB"/>
            </w:rPr>
          </w:rPrChange>
        </w:rPr>
        <w:t>end the contract:</w:t>
      </w:r>
    </w:p>
    <w:p w:rsidR="006147FD" w:rsidRDefault="00AC082D" w14:paraId="1960536E" w14:textId="7E2BBCA2">
      <w:pPr>
        <w:keepNext/>
        <w:pPrChange w:author="Jonathan Leipold - BDAE Gruppe" w:date="2023-10-20T01:29:00Z" w:id="484">
          <w:pPr/>
        </w:pPrChange>
      </w:pPr>
      <w:r>
        <w:rPr>
          <w:noProof/>
        </w:rPr>
        <w:drawing>
          <wp:inline distT="0" distB="0" distL="0" distR="0" wp14:anchorId="27FF372F" wp14:editId="6F44C9A0">
            <wp:extent cx="5274310" cy="1862455"/>
            <wp:effectExtent l="0" t="0" r="2540" b="4445"/>
            <wp:docPr id="1825748790" name="Grafik 1825748790"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7487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inline>
        </w:drawing>
      </w:r>
    </w:p>
    <w:p w:rsidRPr="006147FD" w:rsidR="00AC082D" w:rsidRDefault="006147FD" w14:paraId="1E8770F0" w14:textId="65C11BCC">
      <w:pPr>
        <w:pStyle w:val="Caption"/>
        <w:rPr>
          <w:sz w:val="20"/>
          <w:szCs w:val="20"/>
          <w:lang w:val="en-GB"/>
          <w:rPrChange w:author="Jonathan Leipold - BDAE Gruppe" w:date="2023-10-20T01:29:00Z" w:id="485">
            <w:rPr>
              <w:lang w:val="en-GB"/>
            </w:rPr>
          </w:rPrChange>
        </w:rPr>
        <w:pPrChange w:author="Jonathan Leipold - BDAE Gruppe" w:date="2023-10-20T01:29:00Z" w:id="486">
          <w:pPr/>
        </w:pPrChange>
      </w:pPr>
      <w:r w:rsidRPr="006147FD">
        <w:rPr>
          <w:lang w:val="en-GB"/>
          <w:rPrChange w:author="Jonathan Leipold - BDAE Gruppe" w:date="2023-10-20T01:29:00Z" w:id="487">
            <w:rPr>
              <w:i/>
              <w:iCs/>
            </w:rPr>
          </w:rPrChange>
        </w:rPr>
        <w:t xml:space="preserve">Figure </w:t>
      </w:r>
      <w:r>
        <w:fldChar w:fldCharType="begin"/>
      </w:r>
      <w:r w:rsidRPr="773EB945">
        <w:rPr>
          <w:lang w:val="en-GB"/>
        </w:rPr>
        <w:instrText xml:space="preserve"> SEQ Figure \* ARABIC </w:instrText>
      </w:r>
      <w:r>
        <w:fldChar w:fldCharType="separate"/>
      </w:r>
      <w:ins w:author="Jonathan Leipold - BDAE Gruppe" w:date="2023-10-22T23:20:00Z" w:id="488">
        <w:r w:rsidR="002B6A51">
          <w:rPr>
            <w:noProof/>
            <w:lang w:val="en-GB"/>
          </w:rPr>
          <w:t>4</w:t>
        </w:r>
      </w:ins>
      <w:del w:author="Jonathan Leipold - BDAE Gruppe" w:date="2023-10-22T22:56:00Z" w:id="489">
        <w:r w:rsidDel="00FF6CF0">
          <w:rPr>
            <w:noProof/>
            <w:lang w:val="en-GB"/>
          </w:rPr>
          <w:delText>1</w:delText>
        </w:r>
      </w:del>
      <w:r>
        <w:fldChar w:fldCharType="end"/>
      </w:r>
      <w:r w:rsidRPr="006147FD">
        <w:rPr>
          <w:lang w:val="en-GB"/>
          <w:rPrChange w:author="Jonathan Leipold - BDAE Gruppe" w:date="2023-10-20T01:29:00Z" w:id="490">
            <w:rPr>
              <w:i/>
              <w:iCs/>
            </w:rPr>
          </w:rPrChange>
        </w:rPr>
        <w:t>: Target &amp; Feature variables in the ERP System</w:t>
      </w:r>
    </w:p>
    <w:p w:rsidRPr="00992CCF" w:rsidR="00983985" w:rsidRDefault="00AC082D" w14:paraId="7F3618AD" w14:textId="22434955">
      <w:pPr>
        <w:rPr>
          <w:rFonts w:asciiTheme="majorHAnsi" w:hAnsiTheme="majorHAnsi" w:eastAsiaTheme="majorEastAsia" w:cstheme="majorBidi"/>
          <w:color w:val="007789" w:themeColor="accent1" w:themeShade="BF"/>
          <w:sz w:val="20"/>
          <w:szCs w:val="20"/>
          <w:lang w:val="en-GB"/>
          <w:rPrChange w:author="Jonathan Leipold - BDAE Gruppe" w:date="2023-10-18T10:09:00Z" w:id="491">
            <w:rPr>
              <w:rFonts w:asciiTheme="majorHAnsi" w:hAnsiTheme="majorHAnsi" w:eastAsiaTheme="majorEastAsia" w:cstheme="majorBidi"/>
              <w:color w:val="007789" w:themeColor="accent1" w:themeShade="BF"/>
              <w:szCs w:val="16"/>
              <w:lang w:val="en-GB"/>
            </w:rPr>
          </w:rPrChange>
        </w:rPr>
      </w:pPr>
      <w:r w:rsidRPr="773EB945">
        <w:rPr>
          <w:rFonts w:asciiTheme="majorHAnsi" w:hAnsiTheme="majorHAnsi" w:eastAsiaTheme="majorEastAsia" w:cstheme="majorBidi"/>
          <w:color w:val="007789" w:themeColor="accent1" w:themeShade="BF"/>
          <w:sz w:val="20"/>
          <w:szCs w:val="20"/>
          <w:lang w:val="en-GB"/>
          <w:rPrChange w:author="Jonathan Leipold - BDAE Gruppe" w:date="2023-10-18T10:09:00Z" w:id="492">
            <w:rPr>
              <w:rFonts w:asciiTheme="majorHAnsi" w:hAnsiTheme="majorHAnsi" w:eastAsiaTheme="majorEastAsia" w:cstheme="majorBidi"/>
              <w:color w:val="007789" w:themeColor="accent1" w:themeShade="BF"/>
              <w:szCs w:val="16"/>
              <w:lang w:val="en-GB"/>
            </w:rPr>
          </w:rPrChange>
        </w:rPr>
        <w:t xml:space="preserve">This </w:t>
      </w:r>
      <w:r w:rsidRPr="773EB945" w:rsidR="00A553E9">
        <w:rPr>
          <w:rFonts w:asciiTheme="majorHAnsi" w:hAnsiTheme="majorHAnsi" w:eastAsiaTheme="majorEastAsia" w:cstheme="majorBidi"/>
          <w:color w:val="007789" w:themeColor="accent1" w:themeShade="BF"/>
          <w:sz w:val="20"/>
          <w:szCs w:val="20"/>
          <w:lang w:val="en-GB"/>
          <w:rPrChange w:author="Jonathan Leipold - BDAE Gruppe" w:date="2023-10-18T10:09:00Z" w:id="493">
            <w:rPr>
              <w:rFonts w:asciiTheme="majorHAnsi" w:hAnsiTheme="majorHAnsi" w:eastAsiaTheme="majorEastAsia" w:cstheme="majorBidi"/>
              <w:color w:val="007789" w:themeColor="accent1" w:themeShade="BF"/>
              <w:szCs w:val="16"/>
              <w:lang w:val="en-GB"/>
            </w:rPr>
          </w:rPrChange>
        </w:rPr>
        <w:t xml:space="preserve">information is used for the </w:t>
      </w:r>
      <w:r w:rsidRPr="773EB945" w:rsidR="00A553E9">
        <w:rPr>
          <w:rFonts w:asciiTheme="majorHAnsi" w:hAnsiTheme="majorHAnsi" w:eastAsiaTheme="majorEastAsia" w:cstheme="majorBidi"/>
          <w:b/>
          <w:color w:val="007789" w:themeColor="accent1" w:themeShade="BF"/>
          <w:sz w:val="20"/>
          <w:szCs w:val="20"/>
          <w:lang w:val="en-GB"/>
          <w:rPrChange w:author="Jonathan Leipold - BDAE Gruppe" w:date="2023-10-18T10:09:00Z" w:id="494">
            <w:rPr>
              <w:rFonts w:asciiTheme="majorHAnsi" w:hAnsiTheme="majorHAnsi" w:eastAsiaTheme="majorEastAsia" w:cstheme="majorBidi"/>
              <w:color w:val="007789" w:themeColor="accent1" w:themeShade="BF"/>
              <w:szCs w:val="16"/>
              <w:lang w:val="en-GB"/>
            </w:rPr>
          </w:rPrChange>
        </w:rPr>
        <w:t>target variable</w:t>
      </w:r>
      <w:r w:rsidRPr="773EB945" w:rsidR="00A553E9">
        <w:rPr>
          <w:rFonts w:asciiTheme="majorHAnsi" w:hAnsiTheme="majorHAnsi" w:eastAsiaTheme="majorEastAsia" w:cstheme="majorBidi"/>
          <w:color w:val="007789" w:themeColor="accent1" w:themeShade="BF"/>
          <w:sz w:val="20"/>
          <w:szCs w:val="20"/>
          <w:lang w:val="en-GB"/>
          <w:rPrChange w:author="Jonathan Leipold - BDAE Gruppe" w:date="2023-10-18T10:09:00Z" w:id="495">
            <w:rPr>
              <w:rFonts w:asciiTheme="majorHAnsi" w:hAnsiTheme="majorHAnsi" w:eastAsiaTheme="majorEastAsia" w:cstheme="majorBidi"/>
              <w:color w:val="007789" w:themeColor="accent1" w:themeShade="BF"/>
              <w:szCs w:val="16"/>
              <w:lang w:val="en-GB"/>
            </w:rPr>
          </w:rPrChange>
        </w:rPr>
        <w:t xml:space="preserve"> and set to </w:t>
      </w:r>
      <w:r w:rsidRPr="773EB945" w:rsidR="00191AA3">
        <w:rPr>
          <w:rFonts w:asciiTheme="majorHAnsi" w:hAnsiTheme="majorHAnsi" w:eastAsiaTheme="majorEastAsia" w:cstheme="majorBidi"/>
          <w:color w:val="007789" w:themeColor="accent1" w:themeShade="BF"/>
          <w:sz w:val="20"/>
          <w:szCs w:val="20"/>
          <w:lang w:val="en-GB"/>
        </w:rPr>
        <w:t>1 if</w:t>
      </w:r>
      <w:r w:rsidRPr="773EB945" w:rsidR="00A553E9">
        <w:rPr>
          <w:rFonts w:asciiTheme="majorHAnsi" w:hAnsiTheme="majorHAnsi" w:eastAsiaTheme="majorEastAsia" w:cstheme="majorBidi"/>
          <w:color w:val="007789" w:themeColor="accent1" w:themeShade="BF"/>
          <w:sz w:val="20"/>
          <w:szCs w:val="20"/>
          <w:lang w:val="en-GB"/>
          <w:rPrChange w:author="Jonathan Leipold - BDAE Gruppe" w:date="2023-10-18T10:09:00Z" w:id="496">
            <w:rPr>
              <w:rFonts w:asciiTheme="majorHAnsi" w:hAnsiTheme="majorHAnsi" w:eastAsiaTheme="majorEastAsia" w:cstheme="majorBidi"/>
              <w:color w:val="007789" w:themeColor="accent1" w:themeShade="BF"/>
              <w:szCs w:val="16"/>
              <w:lang w:val="en-GB"/>
            </w:rPr>
          </w:rPrChange>
        </w:rPr>
        <w:t xml:space="preserve"> it is filled.</w:t>
      </w:r>
      <w:r w:rsidRPr="773EB945" w:rsidR="000C5A65">
        <w:rPr>
          <w:rFonts w:asciiTheme="majorHAnsi" w:hAnsiTheme="majorHAnsi" w:eastAsiaTheme="majorEastAsia" w:cstheme="majorBidi"/>
          <w:color w:val="007789" w:themeColor="accent1" w:themeShade="BF"/>
          <w:sz w:val="20"/>
          <w:szCs w:val="20"/>
          <w:lang w:val="en-GB"/>
          <w:rPrChange w:author="Jonathan Leipold - BDAE Gruppe" w:date="2023-10-18T10:09:00Z" w:id="497">
            <w:rPr>
              <w:rFonts w:asciiTheme="majorHAnsi" w:hAnsiTheme="majorHAnsi" w:eastAsiaTheme="majorEastAsia" w:cstheme="majorBidi"/>
              <w:color w:val="007789" w:themeColor="accent1" w:themeShade="BF"/>
              <w:szCs w:val="16"/>
              <w:lang w:val="en-GB"/>
            </w:rPr>
          </w:rPrChange>
        </w:rPr>
        <w:t xml:space="preserve"> It’s important to know, that this is not always a sign of dissatisfaction but can </w:t>
      </w:r>
      <w:r w:rsidRPr="773EB945" w:rsidR="00461C74">
        <w:rPr>
          <w:rFonts w:asciiTheme="majorHAnsi" w:hAnsiTheme="majorHAnsi" w:eastAsiaTheme="majorEastAsia" w:cstheme="majorBidi"/>
          <w:color w:val="007789" w:themeColor="accent1" w:themeShade="BF"/>
          <w:sz w:val="20"/>
          <w:szCs w:val="20"/>
          <w:lang w:val="en-GB"/>
          <w:rPrChange w:author="Jonathan Leipold - BDAE Gruppe" w:date="2023-10-18T10:09:00Z" w:id="498">
            <w:rPr>
              <w:rFonts w:asciiTheme="majorHAnsi" w:hAnsiTheme="majorHAnsi" w:eastAsiaTheme="majorEastAsia" w:cstheme="majorBidi"/>
              <w:color w:val="007789" w:themeColor="accent1" w:themeShade="BF"/>
              <w:szCs w:val="16"/>
              <w:lang w:val="en-GB"/>
            </w:rPr>
          </w:rPrChange>
        </w:rPr>
        <w:t xml:space="preserve">be caused by several reasons like the return to home </w:t>
      </w:r>
      <w:r w:rsidRPr="773EB945" w:rsidR="009B1013">
        <w:rPr>
          <w:rFonts w:asciiTheme="majorHAnsi" w:hAnsiTheme="majorHAnsi" w:eastAsiaTheme="majorEastAsia" w:cstheme="majorBidi"/>
          <w:color w:val="007789" w:themeColor="accent1" w:themeShade="BF"/>
          <w:sz w:val="20"/>
          <w:szCs w:val="20"/>
          <w:lang w:val="en-GB"/>
          <w:rPrChange w:author="Jonathan Leipold - BDAE Gruppe" w:date="2023-10-18T10:09:00Z" w:id="499">
            <w:rPr>
              <w:rFonts w:asciiTheme="majorHAnsi" w:hAnsiTheme="majorHAnsi" w:eastAsiaTheme="majorEastAsia" w:cstheme="majorBidi"/>
              <w:color w:val="007789" w:themeColor="accent1" w:themeShade="BF"/>
              <w:szCs w:val="16"/>
              <w:lang w:val="en-GB"/>
            </w:rPr>
          </w:rPrChange>
        </w:rPr>
        <w:t>country</w:t>
      </w:r>
      <w:r w:rsidRPr="773EB945" w:rsidR="00342319">
        <w:rPr>
          <w:rFonts w:asciiTheme="majorHAnsi" w:hAnsiTheme="majorHAnsi" w:eastAsiaTheme="majorEastAsia" w:cstheme="majorBidi"/>
          <w:color w:val="007789" w:themeColor="accent1" w:themeShade="BF"/>
          <w:sz w:val="20"/>
          <w:szCs w:val="20"/>
          <w:lang w:val="en-GB"/>
          <w:rPrChange w:author="Jonathan Leipold - BDAE Gruppe" w:date="2023-10-18T10:09:00Z" w:id="500">
            <w:rPr>
              <w:rFonts w:asciiTheme="majorHAnsi" w:hAnsiTheme="majorHAnsi" w:eastAsiaTheme="majorEastAsia" w:cstheme="majorBidi"/>
              <w:color w:val="007789" w:themeColor="accent1" w:themeShade="BF"/>
              <w:szCs w:val="16"/>
              <w:lang w:val="en-GB"/>
            </w:rPr>
          </w:rPrChange>
        </w:rPr>
        <w:t xml:space="preserve"> for example</w:t>
      </w:r>
      <w:r w:rsidRPr="773EB945" w:rsidR="009B1013">
        <w:rPr>
          <w:rFonts w:asciiTheme="majorHAnsi" w:hAnsiTheme="majorHAnsi" w:eastAsiaTheme="majorEastAsia" w:cstheme="majorBidi"/>
          <w:color w:val="007789" w:themeColor="accent1" w:themeShade="BF"/>
          <w:sz w:val="20"/>
          <w:szCs w:val="20"/>
          <w:lang w:val="en-GB"/>
          <w:rPrChange w:author="Jonathan Leipold - BDAE Gruppe" w:date="2023-10-18T10:09:00Z" w:id="501">
            <w:rPr>
              <w:rFonts w:asciiTheme="majorHAnsi" w:hAnsiTheme="majorHAnsi" w:eastAsiaTheme="majorEastAsia" w:cstheme="majorBidi"/>
              <w:color w:val="007789" w:themeColor="accent1" w:themeShade="BF"/>
              <w:szCs w:val="16"/>
              <w:lang w:val="en-GB"/>
            </w:rPr>
          </w:rPrChange>
        </w:rPr>
        <w:t>. That’s why we will later also look at termination reasons (</w:t>
      </w:r>
      <w:proofErr w:type="spellStart"/>
      <w:r w:rsidRPr="773EB945" w:rsidR="009B1013">
        <w:rPr>
          <w:rFonts w:asciiTheme="majorHAnsi" w:hAnsiTheme="majorHAnsi" w:eastAsiaTheme="majorEastAsia" w:cstheme="majorBidi"/>
          <w:color w:val="007789" w:themeColor="accent1" w:themeShade="BF"/>
          <w:sz w:val="20"/>
          <w:szCs w:val="20"/>
          <w:lang w:val="en-GB"/>
          <w:rPrChange w:author="Jonathan Leipold - BDAE Gruppe" w:date="2023-10-18T10:09:00Z" w:id="502">
            <w:rPr>
              <w:rFonts w:asciiTheme="majorHAnsi" w:hAnsiTheme="majorHAnsi" w:eastAsiaTheme="majorEastAsia" w:cstheme="majorBidi"/>
              <w:color w:val="007789" w:themeColor="accent1" w:themeShade="BF"/>
              <w:szCs w:val="16"/>
              <w:lang w:val="en-GB"/>
            </w:rPr>
          </w:rPrChange>
        </w:rPr>
        <w:t>Beendigungsgrund</w:t>
      </w:r>
      <w:proofErr w:type="spellEnd"/>
      <w:r w:rsidRPr="773EB945" w:rsidR="009B1013">
        <w:rPr>
          <w:rFonts w:asciiTheme="majorHAnsi" w:hAnsiTheme="majorHAnsi" w:eastAsiaTheme="majorEastAsia" w:cstheme="majorBidi"/>
          <w:color w:val="007789" w:themeColor="accent1" w:themeShade="BF"/>
          <w:sz w:val="20"/>
          <w:szCs w:val="20"/>
          <w:lang w:val="en-GB"/>
          <w:rPrChange w:author="Jonathan Leipold - BDAE Gruppe" w:date="2023-10-18T10:09:00Z" w:id="503">
            <w:rPr>
              <w:rFonts w:asciiTheme="majorHAnsi" w:hAnsiTheme="majorHAnsi" w:eastAsiaTheme="majorEastAsia" w:cstheme="majorBidi"/>
              <w:color w:val="007789" w:themeColor="accent1" w:themeShade="BF"/>
              <w:szCs w:val="16"/>
              <w:lang w:val="en-GB"/>
            </w:rPr>
          </w:rPrChange>
        </w:rPr>
        <w:t>) to select only contracts who got terminated due to specific reasons</w:t>
      </w:r>
      <w:r w:rsidRPr="773EB945" w:rsidR="00536202">
        <w:rPr>
          <w:rFonts w:asciiTheme="majorHAnsi" w:hAnsiTheme="majorHAnsi" w:eastAsiaTheme="majorEastAsia" w:cstheme="majorBidi"/>
          <w:color w:val="007789" w:themeColor="accent1" w:themeShade="BF"/>
          <w:sz w:val="20"/>
          <w:szCs w:val="20"/>
          <w:lang w:val="en-GB"/>
          <w:rPrChange w:author="Jonathan Leipold - BDAE Gruppe" w:date="2023-10-18T10:09:00Z" w:id="504">
            <w:rPr>
              <w:rFonts w:asciiTheme="majorHAnsi" w:hAnsiTheme="majorHAnsi" w:eastAsiaTheme="majorEastAsia" w:cstheme="majorBidi"/>
              <w:color w:val="007789" w:themeColor="accent1" w:themeShade="BF"/>
              <w:szCs w:val="16"/>
              <w:lang w:val="en-GB"/>
            </w:rPr>
          </w:rPrChange>
        </w:rPr>
        <w:t xml:space="preserve"> as an </w:t>
      </w:r>
      <w:r w:rsidRPr="773EB945" w:rsidR="00536202">
        <w:rPr>
          <w:rFonts w:asciiTheme="majorHAnsi" w:hAnsiTheme="majorHAnsi" w:eastAsiaTheme="majorEastAsia" w:cstheme="majorBidi"/>
          <w:b/>
          <w:color w:val="007789" w:themeColor="accent1" w:themeShade="BF"/>
          <w:sz w:val="20"/>
          <w:szCs w:val="20"/>
          <w:lang w:val="en-GB"/>
          <w:rPrChange w:author="Jonathan Leipold - BDAE Gruppe" w:date="2023-10-18T10:09:00Z" w:id="505">
            <w:rPr>
              <w:rFonts w:asciiTheme="majorHAnsi" w:hAnsiTheme="majorHAnsi" w:eastAsiaTheme="majorEastAsia" w:cstheme="majorBidi"/>
              <w:color w:val="007789" w:themeColor="accent1" w:themeShade="BF"/>
              <w:szCs w:val="16"/>
              <w:lang w:val="en-GB"/>
            </w:rPr>
          </w:rPrChange>
        </w:rPr>
        <w:t>alternative target variable</w:t>
      </w:r>
      <w:r w:rsidRPr="773EB945" w:rsidR="00536202">
        <w:rPr>
          <w:rFonts w:asciiTheme="majorHAnsi" w:hAnsiTheme="majorHAnsi" w:eastAsiaTheme="majorEastAsia" w:cstheme="majorBidi"/>
          <w:color w:val="007789" w:themeColor="accent1" w:themeShade="BF"/>
          <w:sz w:val="20"/>
          <w:szCs w:val="20"/>
          <w:lang w:val="en-GB"/>
          <w:rPrChange w:author="Jonathan Leipold - BDAE Gruppe" w:date="2023-10-18T10:09:00Z" w:id="506">
            <w:rPr>
              <w:rFonts w:asciiTheme="majorHAnsi" w:hAnsiTheme="majorHAnsi" w:eastAsiaTheme="majorEastAsia" w:cstheme="majorBidi"/>
              <w:color w:val="007789" w:themeColor="accent1" w:themeShade="BF"/>
              <w:szCs w:val="16"/>
              <w:lang w:val="en-GB"/>
            </w:rPr>
          </w:rPrChange>
        </w:rPr>
        <w:t>.</w:t>
      </w:r>
    </w:p>
    <w:p w:rsidRPr="00992CCF" w:rsidR="00964AC2" w:rsidRDefault="00964AC2" w14:paraId="2D9B7EC0" w14:textId="44705BD3">
      <w:pPr>
        <w:rPr>
          <w:rFonts w:asciiTheme="majorHAnsi" w:hAnsiTheme="majorHAnsi" w:eastAsiaTheme="majorEastAsia" w:cstheme="majorBidi"/>
          <w:color w:val="007789" w:themeColor="accent1" w:themeShade="BF"/>
          <w:sz w:val="20"/>
          <w:szCs w:val="20"/>
          <w:lang w:val="en-GB"/>
          <w:rPrChange w:author="Jonathan Leipold - BDAE Gruppe" w:date="2023-10-18T10:09:00Z" w:id="507">
            <w:rPr>
              <w:rFonts w:asciiTheme="majorHAnsi" w:hAnsiTheme="majorHAnsi" w:eastAsiaTheme="majorEastAsia" w:cstheme="majorBidi"/>
              <w:color w:val="007789" w:themeColor="accent1" w:themeShade="BF"/>
              <w:szCs w:val="16"/>
              <w:lang w:val="en-GB"/>
            </w:rPr>
          </w:rPrChange>
        </w:rPr>
      </w:pPr>
      <w:r w:rsidRPr="773EB945">
        <w:rPr>
          <w:rFonts w:asciiTheme="majorHAnsi" w:hAnsiTheme="majorHAnsi" w:eastAsiaTheme="majorEastAsia" w:cstheme="majorBidi"/>
          <w:color w:val="007789" w:themeColor="accent1" w:themeShade="BF"/>
          <w:sz w:val="20"/>
          <w:szCs w:val="20"/>
          <w:lang w:val="en-GB"/>
          <w:rPrChange w:author="Jonathan Leipold - BDAE Gruppe" w:date="2023-10-18T10:09:00Z" w:id="508">
            <w:rPr>
              <w:rFonts w:asciiTheme="majorHAnsi" w:hAnsiTheme="majorHAnsi" w:eastAsiaTheme="majorEastAsia" w:cstheme="majorBidi"/>
              <w:color w:val="007789" w:themeColor="accent1" w:themeShade="BF"/>
              <w:szCs w:val="16"/>
              <w:lang w:val="en-GB"/>
            </w:rPr>
          </w:rPrChange>
        </w:rPr>
        <w:t xml:space="preserve">To add more information about </w:t>
      </w:r>
      <w:r w:rsidRPr="773EB945" w:rsidR="005D3E3F">
        <w:rPr>
          <w:rFonts w:asciiTheme="majorHAnsi" w:hAnsiTheme="majorHAnsi" w:eastAsiaTheme="majorEastAsia" w:cstheme="majorBidi"/>
          <w:color w:val="007789" w:themeColor="accent1" w:themeShade="BF"/>
          <w:sz w:val="20"/>
          <w:szCs w:val="20"/>
          <w:lang w:val="en-GB"/>
          <w:rPrChange w:author="Jonathan Leipold - BDAE Gruppe" w:date="2023-10-18T10:09:00Z" w:id="509">
            <w:rPr>
              <w:rFonts w:asciiTheme="majorHAnsi" w:hAnsiTheme="majorHAnsi" w:eastAsiaTheme="majorEastAsia" w:cstheme="majorBidi"/>
              <w:color w:val="007789" w:themeColor="accent1" w:themeShade="BF"/>
              <w:szCs w:val="16"/>
              <w:lang w:val="en-GB"/>
            </w:rPr>
          </w:rPrChange>
        </w:rPr>
        <w:t xml:space="preserve">past customer behaviour information </w:t>
      </w:r>
      <w:r w:rsidRPr="773EB945" w:rsidR="001A0129">
        <w:rPr>
          <w:rFonts w:asciiTheme="majorHAnsi" w:hAnsiTheme="majorHAnsi" w:eastAsiaTheme="majorEastAsia" w:cstheme="majorBidi"/>
          <w:color w:val="007789" w:themeColor="accent1" w:themeShade="BF"/>
          <w:sz w:val="20"/>
          <w:szCs w:val="20"/>
          <w:lang w:val="en-GB"/>
          <w:rPrChange w:author="Jonathan Leipold - BDAE Gruppe" w:date="2023-10-18T10:09:00Z" w:id="510">
            <w:rPr>
              <w:rFonts w:asciiTheme="majorHAnsi" w:hAnsiTheme="majorHAnsi" w:eastAsiaTheme="majorEastAsia" w:cstheme="majorBidi"/>
              <w:color w:val="007789" w:themeColor="accent1" w:themeShade="BF"/>
              <w:szCs w:val="16"/>
              <w:lang w:val="en-GB"/>
            </w:rPr>
          </w:rPrChange>
        </w:rPr>
        <w:t>from</w:t>
      </w:r>
      <w:r w:rsidRPr="773EB945" w:rsidR="005D3E3F">
        <w:rPr>
          <w:rFonts w:asciiTheme="majorHAnsi" w:hAnsiTheme="majorHAnsi" w:eastAsiaTheme="majorEastAsia" w:cstheme="majorBidi"/>
          <w:color w:val="007789" w:themeColor="accent1" w:themeShade="BF"/>
          <w:sz w:val="20"/>
          <w:szCs w:val="20"/>
          <w:lang w:val="en-GB"/>
          <w:rPrChange w:author="Jonathan Leipold - BDAE Gruppe" w:date="2023-10-18T10:09:00Z" w:id="511">
            <w:rPr>
              <w:rFonts w:asciiTheme="majorHAnsi" w:hAnsiTheme="majorHAnsi" w:eastAsiaTheme="majorEastAsia" w:cstheme="majorBidi"/>
              <w:color w:val="007789" w:themeColor="accent1" w:themeShade="BF"/>
              <w:szCs w:val="16"/>
              <w:lang w:val="en-GB"/>
            </w:rPr>
          </w:rPrChange>
        </w:rPr>
        <w:t xml:space="preserve"> the transaction lines where added. They contain information about paid premiums as well es claimed </w:t>
      </w:r>
      <w:r w:rsidRPr="773EB945" w:rsidR="00BB285F">
        <w:rPr>
          <w:rFonts w:asciiTheme="majorHAnsi" w:hAnsiTheme="majorHAnsi" w:eastAsiaTheme="majorEastAsia" w:cstheme="majorBidi"/>
          <w:color w:val="007789" w:themeColor="accent1" w:themeShade="BF"/>
          <w:sz w:val="20"/>
          <w:szCs w:val="20"/>
          <w:lang w:val="en-GB"/>
          <w:rPrChange w:author="Jonathan Leipold - BDAE Gruppe" w:date="2023-10-18T10:09:00Z" w:id="512">
            <w:rPr>
              <w:rFonts w:asciiTheme="majorHAnsi" w:hAnsiTheme="majorHAnsi" w:eastAsiaTheme="majorEastAsia" w:cstheme="majorBidi"/>
              <w:color w:val="007789" w:themeColor="accent1" w:themeShade="BF"/>
              <w:szCs w:val="16"/>
              <w:lang w:val="en-GB"/>
            </w:rPr>
          </w:rPrChange>
        </w:rPr>
        <w:t xml:space="preserve">customer invoices and are grouped and joined by their </w:t>
      </w:r>
      <w:proofErr w:type="spellStart"/>
      <w:r w:rsidRPr="773EB945" w:rsidR="00BB285F">
        <w:rPr>
          <w:rFonts w:asciiTheme="majorHAnsi" w:hAnsiTheme="majorHAnsi" w:eastAsiaTheme="majorEastAsia" w:cstheme="majorBidi"/>
          <w:color w:val="007789" w:themeColor="accent1" w:themeShade="BF"/>
          <w:sz w:val="20"/>
          <w:szCs w:val="20"/>
          <w:lang w:val="en-GB"/>
          <w:rPrChange w:author="Jonathan Leipold - BDAE Gruppe" w:date="2023-10-18T10:09:00Z" w:id="513">
            <w:rPr>
              <w:rFonts w:asciiTheme="majorHAnsi" w:hAnsiTheme="majorHAnsi" w:eastAsiaTheme="majorEastAsia" w:cstheme="majorBidi"/>
              <w:color w:val="007789" w:themeColor="accent1" w:themeShade="BF"/>
              <w:szCs w:val="16"/>
              <w:lang w:val="en-GB"/>
            </w:rPr>
          </w:rPrChange>
        </w:rPr>
        <w:t>contractID</w:t>
      </w:r>
      <w:proofErr w:type="spellEnd"/>
      <w:r w:rsidRPr="773EB945" w:rsidR="00BB285F">
        <w:rPr>
          <w:rFonts w:asciiTheme="majorHAnsi" w:hAnsiTheme="majorHAnsi" w:eastAsiaTheme="majorEastAsia" w:cstheme="majorBidi"/>
          <w:color w:val="007789" w:themeColor="accent1" w:themeShade="BF"/>
          <w:sz w:val="20"/>
          <w:szCs w:val="20"/>
          <w:lang w:val="en-GB"/>
          <w:rPrChange w:author="Jonathan Leipold - BDAE Gruppe" w:date="2023-10-18T10:09:00Z" w:id="514">
            <w:rPr>
              <w:rFonts w:asciiTheme="majorHAnsi" w:hAnsiTheme="majorHAnsi" w:eastAsiaTheme="majorEastAsia" w:cstheme="majorBidi"/>
              <w:color w:val="007789" w:themeColor="accent1" w:themeShade="BF"/>
              <w:szCs w:val="16"/>
              <w:lang w:val="en-GB"/>
            </w:rPr>
          </w:rPrChange>
        </w:rPr>
        <w:t xml:space="preserve"> in SQL:</w:t>
      </w:r>
    </w:p>
    <w:p w:rsidR="006147FD" w:rsidRDefault="00FB6C7E" w14:paraId="48EE9C21" w14:textId="6EF087AA">
      <w:pPr>
        <w:keepNext/>
        <w:pPrChange w:author="Jonathan Leipold - BDAE Gruppe" w:date="2023-10-20T01:30:00Z" w:id="515">
          <w:pPr/>
        </w:pPrChange>
      </w:pPr>
      <w:r>
        <w:rPr>
          <w:noProof/>
        </w:rPr>
        <w:drawing>
          <wp:inline distT="0" distB="0" distL="0" distR="0" wp14:anchorId="140EAF1A" wp14:editId="5ED367DF">
            <wp:extent cx="5274310" cy="2580005"/>
            <wp:effectExtent l="0" t="0" r="2540" b="0"/>
            <wp:docPr id="1279962489" name="Grafik 1279962489" descr="Ein Bild, das Text, Software, Webseit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9624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80005"/>
                    </a:xfrm>
                    <a:prstGeom prst="rect">
                      <a:avLst/>
                    </a:prstGeom>
                  </pic:spPr>
                </pic:pic>
              </a:graphicData>
            </a:graphic>
          </wp:inline>
        </w:drawing>
      </w:r>
    </w:p>
    <w:p w:rsidRPr="00992CCF" w:rsidR="00FB6C7E" w:rsidRDefault="006147FD" w14:paraId="256D40E0" w14:textId="15F88EA0">
      <w:pPr>
        <w:pStyle w:val="Caption"/>
        <w:rPr>
          <w:rFonts w:asciiTheme="majorHAnsi" w:hAnsiTheme="majorHAnsi" w:eastAsiaTheme="majorEastAsia" w:cstheme="majorBidi"/>
          <w:color w:val="007789" w:themeColor="accent1" w:themeShade="BF"/>
          <w:sz w:val="20"/>
          <w:szCs w:val="20"/>
          <w:lang w:val="en-GB"/>
          <w:rPrChange w:author="Jonathan Leipold - BDAE Gruppe" w:date="2023-10-18T10:09:00Z" w:id="516">
            <w:rPr>
              <w:rFonts w:asciiTheme="majorHAnsi" w:hAnsiTheme="majorHAnsi" w:eastAsiaTheme="majorEastAsia" w:cstheme="majorBidi"/>
              <w:color w:val="007789" w:themeColor="accent1" w:themeShade="BF"/>
              <w:sz w:val="32"/>
              <w:lang w:val="en-GB"/>
            </w:rPr>
          </w:rPrChange>
        </w:rPr>
        <w:pPrChange w:author="Jonathan Leipold - BDAE Gruppe" w:date="2023-10-20T01:30:00Z" w:id="517">
          <w:pPr/>
        </w:pPrChange>
      </w:pPr>
      <w:r w:rsidRPr="006147FD">
        <w:rPr>
          <w:lang w:val="en-GB"/>
          <w:rPrChange w:author="Jonathan Leipold - BDAE Gruppe" w:date="2023-10-20T01:31:00Z" w:id="518">
            <w:rPr>
              <w:i/>
              <w:iCs/>
            </w:rPr>
          </w:rPrChange>
        </w:rPr>
        <w:t xml:space="preserve">Figure </w:t>
      </w:r>
      <w:r>
        <w:fldChar w:fldCharType="begin"/>
      </w:r>
      <w:r w:rsidRPr="773EB945">
        <w:rPr>
          <w:lang w:val="en-GB"/>
        </w:rPr>
        <w:instrText xml:space="preserve"> SEQ Figure \* ARABIC </w:instrText>
      </w:r>
      <w:r>
        <w:fldChar w:fldCharType="separate"/>
      </w:r>
      <w:ins w:author="Jonathan Leipold - BDAE Gruppe" w:date="2023-10-22T23:20:00Z" w:id="519">
        <w:r w:rsidR="002B6A51">
          <w:rPr>
            <w:noProof/>
            <w:lang w:val="en-GB"/>
          </w:rPr>
          <w:t>5</w:t>
        </w:r>
      </w:ins>
      <w:del w:author="Jonathan Leipold - BDAE Gruppe" w:date="2023-10-22T22:56:00Z" w:id="520">
        <w:r w:rsidRPr="006147FD" w:rsidDel="00FF6CF0">
          <w:rPr>
            <w:noProof/>
            <w:lang w:val="en-GB"/>
            <w:rPrChange w:author="Jonathan Leipold - BDAE Gruppe" w:date="2023-10-20T01:31:00Z" w:id="521">
              <w:rPr>
                <w:i/>
                <w:iCs/>
                <w:noProof/>
              </w:rPr>
            </w:rPrChange>
          </w:rPr>
          <w:delText>2</w:delText>
        </w:r>
      </w:del>
      <w:r>
        <w:fldChar w:fldCharType="end"/>
      </w:r>
      <w:r w:rsidRPr="006147FD">
        <w:rPr>
          <w:lang w:val="en-GB"/>
          <w:rPrChange w:author="Jonathan Leipold - BDAE Gruppe" w:date="2023-10-20T01:31:00Z" w:id="522">
            <w:rPr>
              <w:i/>
              <w:iCs/>
            </w:rPr>
          </w:rPrChange>
        </w:rPr>
        <w:t>: Claim &amp; Premium variables in the ERP System</w:t>
      </w:r>
    </w:p>
    <w:p w:rsidRPr="00992CCF" w:rsidR="00AC082D" w:rsidRDefault="00CA5EC9" w14:paraId="32799E6E" w14:textId="7528A243">
      <w:pPr>
        <w:jc w:val="center"/>
        <w:rPr>
          <w:rFonts w:asciiTheme="majorHAnsi" w:hAnsiTheme="majorHAnsi" w:eastAsiaTheme="majorEastAsia" w:cstheme="majorBidi"/>
          <w:color w:val="007789" w:themeColor="accent1" w:themeShade="BF"/>
          <w:sz w:val="28"/>
          <w:szCs w:val="28"/>
          <w:lang w:val="en-GB"/>
          <w:rPrChange w:author="Jonathan Leipold - BDAE Gruppe" w:date="2023-10-18T10:09:00Z" w:id="523">
            <w:rPr>
              <w:rFonts w:asciiTheme="majorHAnsi" w:hAnsiTheme="majorHAnsi" w:eastAsiaTheme="majorEastAsia" w:cstheme="majorBidi"/>
              <w:color w:val="007789" w:themeColor="accent1" w:themeShade="BF"/>
              <w:sz w:val="32"/>
              <w:lang w:val="en-GB"/>
            </w:rPr>
          </w:rPrChange>
        </w:rPr>
        <w:pPrChange w:author="Jonathan Leipold - BDAE Gruppe" w:date="2023-10-17T22:15:00Z" w:id="524">
          <w:pPr/>
        </w:pPrChange>
      </w:pPr>
      <w:r w:rsidRPr="00992CCF">
        <w:rPr>
          <w:rFonts w:ascii="Calibri" w:hAnsi="Calibri" w:cs="Calibri"/>
          <w:sz w:val="20"/>
          <w:szCs w:val="20"/>
          <w:lang w:val="en-GB"/>
          <w:rPrChange w:author="Jonathan Leipold - BDAE Gruppe" w:date="2023-10-18T10:09:00Z" w:id="525">
            <w:rPr>
              <w:rFonts w:ascii="Calibri" w:hAnsi="Calibri" w:cs="Calibri"/>
              <w:lang w:val="en-GB"/>
            </w:rPr>
          </w:rPrChange>
        </w:rPr>
        <w:t>↓</w:t>
      </w:r>
    </w:p>
    <w:p w:rsidR="006147FD" w:rsidRDefault="00AB55FE" w14:paraId="736F2E1E" w14:textId="1C91657E">
      <w:pPr>
        <w:keepNext/>
        <w:pPrChange w:author="Jonathan Leipold - BDAE Gruppe" w:date="2023-10-20T01:30:00Z" w:id="526">
          <w:pPr/>
        </w:pPrChange>
      </w:pPr>
      <w:r>
        <w:rPr>
          <w:noProof/>
        </w:rPr>
        <w:drawing>
          <wp:inline distT="0" distB="0" distL="0" distR="0" wp14:anchorId="73E6C74F" wp14:editId="6BE22C89">
            <wp:extent cx="5274310" cy="1968500"/>
            <wp:effectExtent l="0" t="0" r="2540" b="0"/>
            <wp:docPr id="969368330" name="Grafik 969368330"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3683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968500"/>
                    </a:xfrm>
                    <a:prstGeom prst="rect">
                      <a:avLst/>
                    </a:prstGeom>
                  </pic:spPr>
                </pic:pic>
              </a:graphicData>
            </a:graphic>
          </wp:inline>
        </w:drawing>
      </w:r>
    </w:p>
    <w:p w:rsidRPr="00992CCF" w:rsidR="00CA5EC9" w:rsidRDefault="006147FD" w14:paraId="27642E57" w14:textId="01AF4C65">
      <w:pPr>
        <w:pStyle w:val="Caption"/>
        <w:rPr>
          <w:sz w:val="20"/>
          <w:szCs w:val="20"/>
          <w:lang w:val="en-GB"/>
          <w:rPrChange w:author="Jonathan Leipold - BDAE Gruppe" w:date="2023-10-18T10:09:00Z" w:id="527">
            <w:rPr>
              <w:lang w:val="en-GB"/>
            </w:rPr>
          </w:rPrChange>
        </w:rPr>
        <w:pPrChange w:author="Jonathan Leipold - BDAE Gruppe" w:date="2023-10-20T01:30:00Z" w:id="528">
          <w:pPr/>
        </w:pPrChange>
      </w:pPr>
      <w:r w:rsidRPr="006147FD">
        <w:rPr>
          <w:lang w:val="en-GB"/>
          <w:rPrChange w:author="Jonathan Leipold - BDAE Gruppe" w:date="2023-10-20T01:31:00Z" w:id="529">
            <w:rPr>
              <w:i/>
              <w:iCs/>
            </w:rPr>
          </w:rPrChange>
        </w:rPr>
        <w:t xml:space="preserve">Figure </w:t>
      </w:r>
      <w:r>
        <w:fldChar w:fldCharType="begin"/>
      </w:r>
      <w:r w:rsidRPr="773EB945">
        <w:rPr>
          <w:lang w:val="en-GB"/>
        </w:rPr>
        <w:instrText xml:space="preserve"> SEQ Figure \* ARABIC </w:instrText>
      </w:r>
      <w:r>
        <w:fldChar w:fldCharType="separate"/>
      </w:r>
      <w:ins w:author="Jonathan Leipold - BDAE Gruppe" w:date="2023-10-22T23:20:00Z" w:id="530">
        <w:r w:rsidR="002B6A51">
          <w:rPr>
            <w:noProof/>
            <w:lang w:val="en-GB"/>
          </w:rPr>
          <w:t>6</w:t>
        </w:r>
      </w:ins>
      <w:del w:author="Jonathan Leipold - BDAE Gruppe" w:date="2023-10-22T22:56:00Z" w:id="531">
        <w:r w:rsidRPr="006147FD" w:rsidDel="00FF6CF0">
          <w:rPr>
            <w:noProof/>
            <w:lang w:val="en-GB"/>
            <w:rPrChange w:author="Jonathan Leipold - BDAE Gruppe" w:date="2023-10-20T01:31:00Z" w:id="532">
              <w:rPr>
                <w:i/>
                <w:iCs/>
                <w:noProof/>
              </w:rPr>
            </w:rPrChange>
          </w:rPr>
          <w:delText>3</w:delText>
        </w:r>
      </w:del>
      <w:r>
        <w:fldChar w:fldCharType="end"/>
      </w:r>
      <w:r w:rsidRPr="006147FD">
        <w:rPr>
          <w:lang w:val="en-GB"/>
          <w:rPrChange w:author="Jonathan Leipold - BDAE Gruppe" w:date="2023-10-20T01:31:00Z" w:id="533">
            <w:rPr>
              <w:i/>
              <w:iCs/>
            </w:rPr>
          </w:rPrChange>
        </w:rPr>
        <w:t>: Feature Engineering of premium- &amp; claims-data</w:t>
      </w:r>
    </w:p>
    <w:p w:rsidRPr="00992CCF" w:rsidR="00CA5EC9" w:rsidP="00CA5EC9" w:rsidRDefault="00CA5EC9" w14:paraId="1F3D393B" w14:textId="77777777">
      <w:pPr>
        <w:jc w:val="center"/>
        <w:rPr>
          <w:rFonts w:asciiTheme="majorHAnsi" w:hAnsiTheme="majorHAnsi" w:eastAsiaTheme="majorEastAsia" w:cstheme="majorBidi"/>
          <w:color w:val="007789" w:themeColor="accent1" w:themeShade="BF"/>
          <w:sz w:val="28"/>
          <w:szCs w:val="28"/>
          <w:lang w:val="en-GB"/>
          <w:rPrChange w:author="Jonathan Leipold - BDAE Gruppe" w:date="2023-10-18T10:09:00Z" w:id="534">
            <w:rPr>
              <w:rFonts w:asciiTheme="majorHAnsi" w:hAnsiTheme="majorHAnsi" w:eastAsiaTheme="majorEastAsia" w:cstheme="majorBidi"/>
              <w:color w:val="007789" w:themeColor="accent1" w:themeShade="BF"/>
              <w:sz w:val="32"/>
              <w:lang w:val="en-GB"/>
            </w:rPr>
          </w:rPrChange>
        </w:rPr>
      </w:pPr>
      <w:r w:rsidRPr="00992CCF">
        <w:rPr>
          <w:rFonts w:ascii="Calibri" w:hAnsi="Calibri" w:cs="Calibri"/>
          <w:sz w:val="20"/>
          <w:szCs w:val="20"/>
          <w:lang w:val="en-GB"/>
          <w:rPrChange w:author="Jonathan Leipold - BDAE Gruppe" w:date="2023-10-18T10:09:00Z" w:id="535">
            <w:rPr>
              <w:rFonts w:ascii="Calibri" w:hAnsi="Calibri" w:cs="Calibri"/>
              <w:lang w:val="en-GB"/>
            </w:rPr>
          </w:rPrChange>
        </w:rPr>
        <w:t>↓</w:t>
      </w:r>
    </w:p>
    <w:p w:rsidR="006147FD" w:rsidRDefault="00D17BC5" w14:paraId="6845B063" w14:textId="10EF596F">
      <w:pPr>
        <w:keepNext/>
        <w:pPrChange w:author="Jonathan Leipold - BDAE Gruppe" w:date="2023-10-20T01:31:00Z" w:id="536">
          <w:pPr/>
        </w:pPrChange>
      </w:pPr>
      <w:r>
        <w:rPr>
          <w:noProof/>
        </w:rPr>
        <w:drawing>
          <wp:inline distT="0" distB="0" distL="0" distR="0" wp14:anchorId="6DA8CECF" wp14:editId="26933D0F">
            <wp:extent cx="5274310" cy="1549400"/>
            <wp:effectExtent l="0" t="0" r="0" b="0"/>
            <wp:docPr id="1389583850" name="Grafik 1389583850"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583850"/>
                    <pic:cNvPicPr/>
                  </pic:nvPicPr>
                  <pic:blipFill>
                    <a:blip r:embed="rId24">
                      <a:extLst>
                        <a:ext uri="{28A0092B-C50C-407E-A947-70E740481C1C}">
                          <a14:useLocalDpi xmlns:a14="http://schemas.microsoft.com/office/drawing/2010/main" val="0"/>
                        </a:ext>
                      </a:extLst>
                    </a:blip>
                    <a:stretch>
                      <a:fillRect/>
                    </a:stretch>
                  </pic:blipFill>
                  <pic:spPr>
                    <a:xfrm>
                      <a:off x="0" y="0"/>
                      <a:ext cx="5274310" cy="1549400"/>
                    </a:xfrm>
                    <a:prstGeom prst="rect">
                      <a:avLst/>
                    </a:prstGeom>
                  </pic:spPr>
                </pic:pic>
              </a:graphicData>
            </a:graphic>
          </wp:inline>
        </w:drawing>
      </w:r>
    </w:p>
    <w:p w:rsidRPr="00992CCF" w:rsidR="00CA5EC9" w:rsidRDefault="006147FD" w14:paraId="23E29094" w14:textId="5E19F34F">
      <w:pPr>
        <w:pStyle w:val="Caption"/>
        <w:rPr>
          <w:sz w:val="20"/>
          <w:szCs w:val="20"/>
          <w:lang w:val="en-GB"/>
          <w:rPrChange w:author="Jonathan Leipold - BDAE Gruppe" w:date="2023-10-18T10:09:00Z" w:id="537">
            <w:rPr>
              <w:lang w:val="en-GB"/>
            </w:rPr>
          </w:rPrChange>
        </w:rPr>
        <w:pPrChange w:author="Jonathan Leipold - BDAE Gruppe" w:date="2023-10-20T01:31:00Z" w:id="538">
          <w:pPr/>
        </w:pPrChange>
      </w:pPr>
      <w:r w:rsidRPr="006147FD">
        <w:rPr>
          <w:lang w:val="en-GB"/>
          <w:rPrChange w:author="Jonathan Leipold - BDAE Gruppe" w:date="2023-10-20T01:31:00Z" w:id="539">
            <w:rPr>
              <w:i/>
              <w:iCs/>
            </w:rPr>
          </w:rPrChange>
        </w:rPr>
        <w:t xml:space="preserve">Figure </w:t>
      </w:r>
      <w:r>
        <w:fldChar w:fldCharType="begin"/>
      </w:r>
      <w:r w:rsidRPr="773EB945">
        <w:rPr>
          <w:lang w:val="en-GB"/>
        </w:rPr>
        <w:instrText xml:space="preserve"> SEQ Figure \* ARABIC </w:instrText>
      </w:r>
      <w:r>
        <w:fldChar w:fldCharType="separate"/>
      </w:r>
      <w:ins w:author="Jonathan Leipold - BDAE Gruppe" w:date="2023-10-22T23:20:00Z" w:id="540">
        <w:r w:rsidR="002B6A51">
          <w:rPr>
            <w:noProof/>
            <w:lang w:val="en-GB"/>
          </w:rPr>
          <w:t>7</w:t>
        </w:r>
      </w:ins>
      <w:del w:author="Jonathan Leipold - BDAE Gruppe" w:date="2023-10-22T22:56:00Z" w:id="541">
        <w:r w:rsidRPr="006147FD" w:rsidDel="00FF6CF0">
          <w:rPr>
            <w:noProof/>
            <w:lang w:val="en-GB"/>
            <w:rPrChange w:author="Jonathan Leipold - BDAE Gruppe" w:date="2023-10-20T01:31:00Z" w:id="542">
              <w:rPr>
                <w:i/>
                <w:iCs/>
                <w:noProof/>
              </w:rPr>
            </w:rPrChange>
          </w:rPr>
          <w:delText>4</w:delText>
        </w:r>
      </w:del>
      <w:r>
        <w:fldChar w:fldCharType="end"/>
      </w:r>
      <w:r w:rsidRPr="006147FD">
        <w:rPr>
          <w:lang w:val="en-GB"/>
          <w:rPrChange w:author="Jonathan Leipold - BDAE Gruppe" w:date="2023-10-20T01:31:00Z" w:id="543">
            <w:rPr>
              <w:i/>
              <w:iCs/>
            </w:rPr>
          </w:rPrChange>
        </w:rPr>
        <w:t xml:space="preserve">: Example of premium- &amp; claims-data in </w:t>
      </w:r>
      <w:proofErr w:type="spellStart"/>
      <w:r w:rsidRPr="006147FD">
        <w:rPr>
          <w:lang w:val="en-GB"/>
          <w:rPrChange w:author="Jonathan Leipold - BDAE Gruppe" w:date="2023-10-20T01:31:00Z" w:id="544">
            <w:rPr>
              <w:i/>
              <w:iCs/>
            </w:rPr>
          </w:rPrChange>
        </w:rPr>
        <w:t>J</w:t>
      </w:r>
      <w:r>
        <w:rPr>
          <w:lang w:val="en-GB"/>
        </w:rPr>
        <w:t>u</w:t>
      </w:r>
      <w:r w:rsidRPr="006147FD">
        <w:rPr>
          <w:lang w:val="en-GB"/>
          <w:rPrChange w:author="Jonathan Leipold - BDAE Gruppe" w:date="2023-10-20T01:31:00Z" w:id="545">
            <w:rPr>
              <w:i/>
              <w:iCs/>
            </w:rPr>
          </w:rPrChange>
        </w:rPr>
        <w:t>pyter</w:t>
      </w:r>
      <w:proofErr w:type="spellEnd"/>
      <w:r w:rsidRPr="006147FD">
        <w:rPr>
          <w:lang w:val="en-GB"/>
          <w:rPrChange w:author="Jonathan Leipold - BDAE Gruppe" w:date="2023-10-20T01:31:00Z" w:id="546">
            <w:rPr>
              <w:i/>
              <w:iCs/>
            </w:rPr>
          </w:rPrChange>
        </w:rPr>
        <w:t xml:space="preserve"> Notebook</w:t>
      </w:r>
    </w:p>
    <w:p w:rsidRPr="00992CCF" w:rsidR="00903DF9" w:rsidRDefault="00903DF9" w14:paraId="619E8E55" w14:textId="5C502C16">
      <w:pPr>
        <w:rPr>
          <w:sz w:val="20"/>
          <w:szCs w:val="20"/>
          <w:lang w:val="en-GB"/>
          <w:rPrChange w:author="Jonathan Leipold - BDAE Gruppe" w:date="2023-10-18T10:09:00Z" w:id="547">
            <w:rPr>
              <w:lang w:val="en-GB"/>
            </w:rPr>
          </w:rPrChange>
        </w:rPr>
      </w:pPr>
      <w:r w:rsidRPr="00992CCF">
        <w:rPr>
          <w:sz w:val="20"/>
          <w:szCs w:val="20"/>
          <w:lang w:val="en-GB"/>
          <w:rPrChange w:author="Jonathan Leipold - BDAE Gruppe" w:date="2023-10-18T10:09:00Z" w:id="548">
            <w:rPr>
              <w:lang w:val="en-GB"/>
            </w:rPr>
          </w:rPrChange>
        </w:rPr>
        <w:t xml:space="preserve">More information about the collection and preprocessing in SQL can be found in the </w:t>
      </w:r>
      <w:proofErr w:type="spellStart"/>
      <w:r w:rsidRPr="00992CCF">
        <w:rPr>
          <w:sz w:val="20"/>
          <w:szCs w:val="20"/>
          <w:lang w:val="en-GB"/>
          <w:rPrChange w:author="Jonathan Leipold - BDAE Gruppe" w:date="2023-10-18T10:09:00Z" w:id="549">
            <w:rPr>
              <w:lang w:val="en-GB"/>
            </w:rPr>
          </w:rPrChange>
        </w:rPr>
        <w:t>sql</w:t>
      </w:r>
      <w:proofErr w:type="spellEnd"/>
      <w:r w:rsidRPr="00992CCF">
        <w:rPr>
          <w:sz w:val="20"/>
          <w:szCs w:val="20"/>
          <w:lang w:val="en-GB"/>
          <w:rPrChange w:author="Jonathan Leipold - BDAE Gruppe" w:date="2023-10-18T10:09:00Z" w:id="550">
            <w:rPr>
              <w:lang w:val="en-GB"/>
            </w:rPr>
          </w:rPrChange>
        </w:rPr>
        <w:t xml:space="preserve">-files in </w:t>
      </w:r>
      <w:proofErr w:type="spellStart"/>
      <w:r w:rsidRPr="00992CCF">
        <w:rPr>
          <w:sz w:val="20"/>
          <w:szCs w:val="20"/>
          <w:lang w:val="en-GB"/>
          <w:rPrChange w:author="Jonathan Leipold - BDAE Gruppe" w:date="2023-10-18T10:09:00Z" w:id="551">
            <w:rPr>
              <w:lang w:val="en-GB"/>
            </w:rPr>
          </w:rPrChange>
        </w:rPr>
        <w:t>github</w:t>
      </w:r>
      <w:proofErr w:type="spellEnd"/>
      <w:r w:rsidRPr="00992CCF">
        <w:rPr>
          <w:sz w:val="20"/>
          <w:szCs w:val="20"/>
          <w:lang w:val="en-GB"/>
          <w:rPrChange w:author="Jonathan Leipold - BDAE Gruppe" w:date="2023-10-18T10:09:00Z" w:id="552">
            <w:rPr>
              <w:lang w:val="en-GB"/>
            </w:rPr>
          </w:rPrChange>
        </w:rPr>
        <w:t>.</w:t>
      </w:r>
    </w:p>
    <w:p w:rsidRPr="00992CCF" w:rsidR="002C4A90" w:rsidRDefault="00FD4546" w14:paraId="122200F9" w14:textId="44ACC6E8">
      <w:pPr>
        <w:rPr>
          <w:sz w:val="20"/>
          <w:szCs w:val="20"/>
          <w:lang w:val="en-GB"/>
          <w:rPrChange w:author="Jonathan Leipold - BDAE Gruppe" w:date="2023-10-18T10:09:00Z" w:id="553">
            <w:rPr>
              <w:lang w:val="en-GB"/>
            </w:rPr>
          </w:rPrChange>
        </w:rPr>
      </w:pPr>
      <w:r w:rsidRPr="00992CCF">
        <w:rPr>
          <w:sz w:val="20"/>
          <w:szCs w:val="20"/>
          <w:lang w:val="en-GB"/>
          <w:rPrChange w:author="Jonathan Leipold - BDAE Gruppe" w:date="2023-10-18T10:09:00Z" w:id="554">
            <w:rPr>
              <w:lang w:val="en-GB"/>
            </w:rPr>
          </w:rPrChange>
        </w:rPr>
        <w:t xml:space="preserve">I expected </w:t>
      </w:r>
      <w:r w:rsidRPr="00992CCF" w:rsidR="00D10E7C">
        <w:rPr>
          <w:sz w:val="20"/>
          <w:szCs w:val="20"/>
          <w:lang w:val="en-GB"/>
          <w:rPrChange w:author="Jonathan Leipold - BDAE Gruppe" w:date="2023-10-18T10:09:00Z" w:id="555">
            <w:rPr>
              <w:lang w:val="en-GB"/>
            </w:rPr>
          </w:rPrChange>
        </w:rPr>
        <w:t xml:space="preserve">especially the claims </w:t>
      </w:r>
      <w:r w:rsidRPr="00992CCF" w:rsidR="004400EE">
        <w:rPr>
          <w:sz w:val="20"/>
          <w:szCs w:val="20"/>
          <w:lang w:val="en-GB"/>
          <w:rPrChange w:author="Jonathan Leipold - BDAE Gruppe" w:date="2023-10-18T10:09:00Z" w:id="556">
            <w:rPr>
              <w:lang w:val="en-GB"/>
            </w:rPr>
          </w:rPrChange>
        </w:rPr>
        <w:t xml:space="preserve">related columns like </w:t>
      </w:r>
      <w:proofErr w:type="spellStart"/>
      <w:r w:rsidRPr="00992CCF" w:rsidR="004400EE">
        <w:rPr>
          <w:sz w:val="20"/>
          <w:szCs w:val="20"/>
          <w:lang w:val="en-GB"/>
          <w:rPrChange w:author="Jonathan Leipold - BDAE Gruppe" w:date="2023-10-18T10:09:00Z" w:id="557">
            <w:rPr>
              <w:lang w:val="en-GB"/>
            </w:rPr>
          </w:rPrChange>
        </w:rPr>
        <w:t>mean_payoutDays</w:t>
      </w:r>
      <w:proofErr w:type="spellEnd"/>
      <w:r w:rsidRPr="00992CCF" w:rsidR="00B22F23">
        <w:rPr>
          <w:sz w:val="20"/>
          <w:szCs w:val="20"/>
          <w:lang w:val="en-GB"/>
          <w:rPrChange w:author="Jonathan Leipold - BDAE Gruppe" w:date="2023-10-18T10:09:00Z" w:id="558">
            <w:rPr>
              <w:lang w:val="en-GB"/>
            </w:rPr>
          </w:rPrChange>
        </w:rPr>
        <w:t xml:space="preserve"> or the ratio of </w:t>
      </w:r>
      <w:r w:rsidRPr="00992CCF" w:rsidR="006C303E">
        <w:rPr>
          <w:sz w:val="20"/>
          <w:szCs w:val="20"/>
          <w:lang w:val="en-GB"/>
          <w:rPrChange w:author="Jonathan Leipold - BDAE Gruppe" w:date="2023-10-18T10:09:00Z" w:id="559">
            <w:rPr>
              <w:lang w:val="en-GB"/>
            </w:rPr>
          </w:rPrChange>
        </w:rPr>
        <w:t xml:space="preserve">claimed and </w:t>
      </w:r>
      <w:r w:rsidRPr="00992CCF" w:rsidR="00126B45">
        <w:rPr>
          <w:sz w:val="20"/>
          <w:szCs w:val="20"/>
          <w:lang w:val="en-GB"/>
          <w:rPrChange w:author="Jonathan Leipold - BDAE Gruppe" w:date="2023-10-18T10:09:00Z" w:id="560">
            <w:rPr>
              <w:lang w:val="en-GB"/>
            </w:rPr>
          </w:rPrChange>
        </w:rPr>
        <w:t>paid</w:t>
      </w:r>
      <w:r w:rsidRPr="00992CCF" w:rsidR="006C303E">
        <w:rPr>
          <w:sz w:val="20"/>
          <w:szCs w:val="20"/>
          <w:lang w:val="en-GB"/>
          <w:rPrChange w:author="Jonathan Leipold - BDAE Gruppe" w:date="2023-10-18T10:09:00Z" w:id="561">
            <w:rPr>
              <w:lang w:val="en-GB"/>
            </w:rPr>
          </w:rPrChange>
        </w:rPr>
        <w:t xml:space="preserve"> out </w:t>
      </w:r>
      <w:r w:rsidRPr="00992CCF" w:rsidR="00126B45">
        <w:rPr>
          <w:sz w:val="20"/>
          <w:szCs w:val="20"/>
          <w:lang w:val="en-GB"/>
          <w:rPrChange w:author="Jonathan Leipold - BDAE Gruppe" w:date="2023-10-18T10:09:00Z" w:id="562">
            <w:rPr>
              <w:lang w:val="en-GB"/>
            </w:rPr>
          </w:rPrChange>
        </w:rPr>
        <w:t xml:space="preserve">invoices </w:t>
      </w:r>
      <w:r w:rsidRPr="00992CCF" w:rsidR="00311427">
        <w:rPr>
          <w:sz w:val="20"/>
          <w:szCs w:val="20"/>
          <w:lang w:val="en-GB"/>
          <w:rPrChange w:author="Jonathan Leipold - BDAE Gruppe" w:date="2023-10-18T10:09:00Z" w:id="563">
            <w:rPr>
              <w:lang w:val="en-GB"/>
            </w:rPr>
          </w:rPrChange>
        </w:rPr>
        <w:t>to be a major feature. But u</w:t>
      </w:r>
      <w:r w:rsidRPr="00992CCF" w:rsidR="00927E70">
        <w:rPr>
          <w:sz w:val="20"/>
          <w:szCs w:val="20"/>
          <w:lang w:val="en-GB"/>
          <w:rPrChange w:author="Jonathan Leipold - BDAE Gruppe" w:date="2023-10-18T10:09:00Z" w:id="564">
            <w:rPr>
              <w:lang w:val="en-GB"/>
            </w:rPr>
          </w:rPrChange>
        </w:rPr>
        <w:t xml:space="preserve">nfortunately, these data include </w:t>
      </w:r>
      <w:r w:rsidRPr="00992CCF" w:rsidR="00927E70">
        <w:rPr>
          <w:b/>
          <w:bCs/>
          <w:sz w:val="20"/>
          <w:szCs w:val="20"/>
          <w:lang w:val="en-GB"/>
          <w:rPrChange w:author="Jonathan Leipold - BDAE Gruppe" w:date="2023-10-18T10:09:00Z" w:id="565">
            <w:rPr>
              <w:lang w:val="en-GB"/>
            </w:rPr>
          </w:rPrChange>
        </w:rPr>
        <w:t>a lot of missing values</w:t>
      </w:r>
      <w:r w:rsidRPr="00992CCF" w:rsidR="001B1EB6">
        <w:rPr>
          <w:sz w:val="20"/>
          <w:szCs w:val="20"/>
          <w:lang w:val="en-GB"/>
          <w:rPrChange w:author="Jonathan Leipold - BDAE Gruppe" w:date="2023-10-18T10:09:00Z" w:id="566">
            <w:rPr>
              <w:lang w:val="en-GB"/>
            </w:rPr>
          </w:rPrChange>
        </w:rPr>
        <w:t xml:space="preserve">. One reason that caused a </w:t>
      </w:r>
      <w:r w:rsidRPr="00992CCF" w:rsidR="00536202">
        <w:rPr>
          <w:sz w:val="20"/>
          <w:szCs w:val="20"/>
          <w:lang w:val="en-GB"/>
          <w:rPrChange w:author="Jonathan Leipold - BDAE Gruppe" w:date="2023-10-18T10:09:00Z" w:id="567">
            <w:rPr>
              <w:lang w:val="en-GB"/>
            </w:rPr>
          </w:rPrChange>
        </w:rPr>
        <w:t>massive</w:t>
      </w:r>
      <w:r w:rsidRPr="00992CCF" w:rsidR="001B1EB6">
        <w:rPr>
          <w:sz w:val="20"/>
          <w:szCs w:val="20"/>
          <w:lang w:val="en-GB"/>
          <w:rPrChange w:author="Jonathan Leipold - BDAE Gruppe" w:date="2023-10-18T10:09:00Z" w:id="568">
            <w:rPr>
              <w:lang w:val="en-GB"/>
            </w:rPr>
          </w:rPrChange>
        </w:rPr>
        <w:t xml:space="preserve"> preprocessing work.</w:t>
      </w:r>
      <w:r w:rsidRPr="00992CCF" w:rsidR="00706E14">
        <w:rPr>
          <w:sz w:val="20"/>
          <w:szCs w:val="20"/>
          <w:lang w:val="en-GB"/>
          <w:rPrChange w:author="Jonathan Leipold - BDAE Gruppe" w:date="2023-10-18T10:09:00Z" w:id="569">
            <w:rPr>
              <w:lang w:val="en-GB"/>
            </w:rPr>
          </w:rPrChange>
        </w:rPr>
        <w:t xml:space="preserve"> </w:t>
      </w:r>
      <w:r w:rsidRPr="00992CCF" w:rsidR="00D603D0">
        <w:rPr>
          <w:sz w:val="20"/>
          <w:szCs w:val="20"/>
          <w:lang w:val="en-GB"/>
          <w:rPrChange w:author="Jonathan Leipold - BDAE Gruppe" w:date="2023-10-18T10:09:00Z" w:id="570">
            <w:rPr>
              <w:lang w:val="en-GB"/>
            </w:rPr>
          </w:rPrChange>
        </w:rPr>
        <w:t xml:space="preserve">See </w:t>
      </w:r>
      <w:r w:rsidRPr="00992CCF" w:rsidR="00601D52">
        <w:rPr>
          <w:sz w:val="20"/>
          <w:szCs w:val="20"/>
          <w:lang w:val="en-GB"/>
          <w:rPrChange w:author="Jonathan Leipold - BDAE Gruppe" w:date="2023-10-18T10:09:00Z" w:id="571">
            <w:rPr>
              <w:lang w:val="en-GB"/>
            </w:rPr>
          </w:rPrChange>
        </w:rPr>
        <w:t>section below.</w:t>
      </w:r>
    </w:p>
    <w:p w:rsidRPr="00992CCF" w:rsidR="002C4A90" w:rsidRDefault="002C4A90" w14:paraId="41B32026" w14:textId="61387924">
      <w:pPr>
        <w:rPr>
          <w:sz w:val="20"/>
          <w:szCs w:val="20"/>
          <w:lang w:val="en-GB"/>
          <w:rPrChange w:author="Jonathan Leipold - BDAE Gruppe" w:date="2023-10-18T10:09:00Z" w:id="572">
            <w:rPr>
              <w:lang w:val="en-GB"/>
            </w:rPr>
          </w:rPrChange>
        </w:rPr>
      </w:pPr>
    </w:p>
    <w:p w:rsidRPr="00992CCF" w:rsidR="002C4A90" w:rsidP="002C4A90" w:rsidRDefault="00536202" w14:paraId="63E3ADD6" w14:textId="399F03A9">
      <w:pPr>
        <w:pStyle w:val="Heading2"/>
        <w:spacing w:before="360" w:after="120"/>
        <w:jc w:val="both"/>
        <w:rPr>
          <w:sz w:val="22"/>
          <w:lang w:val="en-GB"/>
          <w:rPrChange w:author="Jonathan Leipold - BDAE Gruppe" w:date="2023-10-18T10:09:00Z" w:id="573">
            <w:rPr>
              <w:lang w:val="en-GB"/>
            </w:rPr>
          </w:rPrChange>
        </w:rPr>
      </w:pPr>
      <w:bookmarkStart w:name="_Toc148803229" w:id="574"/>
      <w:bookmarkStart w:name="_Toc1544690077" w:id="575"/>
      <w:r w:rsidRPr="773EB945">
        <w:rPr>
          <w:sz w:val="22"/>
          <w:lang w:val="en-GB"/>
          <w:rPrChange w:author="Jonathan Leipold - BDAE Gruppe" w:date="2023-10-18T10:09:00Z" w:id="576">
            <w:rPr>
              <w:lang w:val="en-GB"/>
            </w:rPr>
          </w:rPrChange>
        </w:rPr>
        <w:t xml:space="preserve">II.2.2 </w:t>
      </w:r>
      <w:r w:rsidRPr="773EB945" w:rsidR="002C4A90">
        <w:rPr>
          <w:sz w:val="22"/>
          <w:lang w:val="en-GB"/>
          <w:rPrChange w:author="Jonathan Leipold - BDAE Gruppe" w:date="2023-10-18T10:09:00Z" w:id="577">
            <w:rPr>
              <w:lang w:val="en-GB"/>
            </w:rPr>
          </w:rPrChange>
        </w:rPr>
        <w:t>Pre-processing and feature engineering</w:t>
      </w:r>
      <w:bookmarkEnd w:id="574"/>
      <w:bookmarkEnd w:id="575"/>
    </w:p>
    <w:p w:rsidR="008832DB" w:rsidP="008832DB" w:rsidRDefault="008832DB" w14:paraId="6EB45021" w14:textId="1F0B46E8">
      <w:pPr>
        <w:pStyle w:val="Heading3"/>
        <w:rPr>
          <w:lang w:val="en-GB"/>
        </w:rPr>
      </w:pPr>
      <w:bookmarkStart w:name="_Toc148803230" w:id="578"/>
      <w:bookmarkStart w:name="_Toc2073883734" w:id="579"/>
      <w:r w:rsidRPr="008832DB">
        <w:rPr>
          <w:lang w:val="en-GB"/>
          <w:rPrChange w:author="Jonathan Leipold - BDAE Gruppe" w:date="2023-10-19T23:53:00Z" w:id="580">
            <w:rPr/>
          </w:rPrChange>
        </w:rPr>
        <w:t>Target v</w:t>
      </w:r>
      <w:r>
        <w:rPr>
          <w:lang w:val="en-GB"/>
        </w:rPr>
        <w:t>ariable</w:t>
      </w:r>
      <w:bookmarkEnd w:id="578"/>
      <w:bookmarkEnd w:id="579"/>
    </w:p>
    <w:p w:rsidR="008832DB" w:rsidP="008832DB" w:rsidRDefault="005A47CC" w14:paraId="046C3D96" w14:textId="678EFA30">
      <w:pPr>
        <w:rPr>
          <w:lang w:val="en-GB"/>
        </w:rPr>
      </w:pPr>
      <w:r>
        <w:rPr>
          <w:lang w:val="en-GB"/>
        </w:rPr>
        <w:t xml:space="preserve">The target variable got defined as 1, if </w:t>
      </w:r>
      <w:r w:rsidR="00E236AF">
        <w:rPr>
          <w:lang w:val="en-GB"/>
        </w:rPr>
        <w:t xml:space="preserve">the contract contains a </w:t>
      </w:r>
      <w:proofErr w:type="spellStart"/>
      <w:r w:rsidR="00E236AF">
        <w:rPr>
          <w:lang w:val="en-GB"/>
        </w:rPr>
        <w:t>terminationDate</w:t>
      </w:r>
      <w:proofErr w:type="spellEnd"/>
      <w:r w:rsidR="00EF4C68">
        <w:rPr>
          <w:lang w:val="en-GB"/>
        </w:rPr>
        <w:t xml:space="preserve">, which means that the customer </w:t>
      </w:r>
      <w:proofErr w:type="spellStart"/>
      <w:r w:rsidR="00EF4C68">
        <w:rPr>
          <w:lang w:val="en-GB"/>
        </w:rPr>
        <w:t>whished</w:t>
      </w:r>
      <w:proofErr w:type="spellEnd"/>
      <w:r w:rsidR="00EF4C68">
        <w:rPr>
          <w:lang w:val="en-GB"/>
        </w:rPr>
        <w:t xml:space="preserve"> </w:t>
      </w:r>
      <w:r w:rsidR="0045717A">
        <w:rPr>
          <w:lang w:val="en-GB"/>
        </w:rPr>
        <w:t xml:space="preserve">to end the contract before an eventual </w:t>
      </w:r>
      <w:proofErr w:type="spellStart"/>
      <w:r w:rsidR="0045717A">
        <w:rPr>
          <w:lang w:val="en-GB"/>
        </w:rPr>
        <w:t>endDate</w:t>
      </w:r>
      <w:proofErr w:type="spellEnd"/>
      <w:r w:rsidR="0045717A">
        <w:rPr>
          <w:lang w:val="en-GB"/>
        </w:rPr>
        <w:t>.</w:t>
      </w:r>
    </w:p>
    <w:p w:rsidR="007755B5" w:rsidP="00BD3F16" w:rsidRDefault="007755B5" w14:paraId="14D894BA" w14:textId="7C909814">
      <w:pPr>
        <w:rPr>
          <w:lang w:val="en-GB"/>
        </w:rPr>
      </w:pPr>
      <w:r>
        <w:rPr>
          <w:lang w:val="en-GB"/>
        </w:rPr>
        <w:t xml:space="preserve">If you look only at ended contracts </w:t>
      </w:r>
      <w:r w:rsidR="00F440FF">
        <w:rPr>
          <w:lang w:val="en-GB"/>
        </w:rPr>
        <w:t>the ratio of terminated contracts is extremely high:</w:t>
      </w:r>
    </w:p>
    <w:p w:rsidR="00F440FF" w:rsidRDefault="00F440FF" w14:paraId="4EDCA5DC" w14:textId="4946B5D0">
      <w:pPr>
        <w:keepNext/>
        <w:pPrChange w:author="Jonathan Leipold - BDAE Gruppe" w:date="2023-10-19T23:56:00Z" w:id="581">
          <w:pPr/>
        </w:pPrChange>
      </w:pPr>
      <w:r>
        <w:rPr>
          <w:noProof/>
        </w:rPr>
        <w:drawing>
          <wp:inline distT="0" distB="0" distL="0" distR="0" wp14:anchorId="704E4267" wp14:editId="47A795B9">
            <wp:extent cx="3705225" cy="3886200"/>
            <wp:effectExtent l="0" t="0" r="9525" b="0"/>
            <wp:docPr id="2217666" name="Grafik 2217666" descr="Ein Bild, das Text, Kreis,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666"/>
                    <pic:cNvPicPr/>
                  </pic:nvPicPr>
                  <pic:blipFill>
                    <a:blip r:embed="rId25">
                      <a:extLst>
                        <a:ext uri="{28A0092B-C50C-407E-A947-70E740481C1C}">
                          <a14:useLocalDpi xmlns:a14="http://schemas.microsoft.com/office/drawing/2010/main" val="0"/>
                        </a:ext>
                      </a:extLst>
                    </a:blip>
                    <a:stretch>
                      <a:fillRect/>
                    </a:stretch>
                  </pic:blipFill>
                  <pic:spPr>
                    <a:xfrm>
                      <a:off x="0" y="0"/>
                      <a:ext cx="3705225" cy="3886200"/>
                    </a:xfrm>
                    <a:prstGeom prst="rect">
                      <a:avLst/>
                    </a:prstGeom>
                  </pic:spPr>
                </pic:pic>
              </a:graphicData>
            </a:graphic>
          </wp:inline>
        </w:drawing>
      </w:r>
    </w:p>
    <w:p w:rsidRPr="00D03A21" w:rsidR="00F440FF" w:rsidP="00F440FF" w:rsidRDefault="00F440FF" w14:paraId="33722F4F" w14:textId="069CED99">
      <w:pPr>
        <w:pStyle w:val="Caption"/>
        <w:rPr>
          <w:lang w:val="en-GB"/>
          <w:rPrChange w:author="Jonathan Leipold - BDAE Gruppe" w:date="2023-10-20T01:37:00Z" w:id="582">
            <w:rPr/>
          </w:rPrChange>
        </w:rPr>
      </w:pPr>
      <w:r w:rsidRPr="00D03A21">
        <w:rPr>
          <w:lang w:val="en-GB"/>
          <w:rPrChange w:author="Jonathan Leipold - BDAE Gruppe" w:date="2023-10-20T01:37:00Z" w:id="583">
            <w:rPr/>
          </w:rPrChange>
        </w:rPr>
        <w:t xml:space="preserve">Figure </w:t>
      </w:r>
      <w:r>
        <w:fldChar w:fldCharType="begin"/>
      </w:r>
      <w:r w:rsidRPr="773EB945">
        <w:rPr>
          <w:lang w:val="en-GB"/>
        </w:rPr>
        <w:instrText xml:space="preserve"> SEQ Figure \* ARABIC </w:instrText>
      </w:r>
      <w:r>
        <w:fldChar w:fldCharType="separate"/>
      </w:r>
      <w:ins w:author="Jonathan Leipold - BDAE Gruppe" w:date="2023-10-22T23:20:00Z" w:id="584">
        <w:r w:rsidR="002B6A51">
          <w:rPr>
            <w:noProof/>
            <w:lang w:val="en-GB"/>
          </w:rPr>
          <w:t>8</w:t>
        </w:r>
      </w:ins>
      <w:del w:author="Jonathan Leipold - BDAE Gruppe" w:date="2023-10-22T22:56:00Z" w:id="585">
        <w:r w:rsidRPr="00D03A21" w:rsidDel="00FF6CF0" w:rsidR="006147FD">
          <w:rPr>
            <w:noProof/>
            <w:lang w:val="en-GB"/>
            <w:rPrChange w:author="Jonathan Leipold - BDAE Gruppe" w:date="2023-10-20T01:37:00Z" w:id="586">
              <w:rPr>
                <w:noProof/>
              </w:rPr>
            </w:rPrChange>
          </w:rPr>
          <w:delText>5</w:delText>
        </w:r>
      </w:del>
      <w:r>
        <w:fldChar w:fldCharType="end"/>
      </w:r>
      <w:r w:rsidRPr="00D03A21">
        <w:rPr>
          <w:lang w:val="en-GB"/>
          <w:rPrChange w:author="Jonathan Leipold - BDAE Gruppe" w:date="2023-10-20T01:37:00Z" w:id="587">
            <w:rPr/>
          </w:rPrChange>
        </w:rPr>
        <w:t>: Target distribution</w:t>
      </w:r>
    </w:p>
    <w:p w:rsidR="009C089D" w:rsidP="009C089D" w:rsidRDefault="009C089D" w14:paraId="07F9A0AB" w14:textId="52F86242">
      <w:pPr>
        <w:rPr>
          <w:lang w:val="en-GB"/>
        </w:rPr>
      </w:pPr>
      <w:r w:rsidRPr="009C089D">
        <w:rPr>
          <w:lang w:val="en-GB"/>
          <w:rPrChange w:author="Jonathan Leipold - BDAE Gruppe" w:date="2023-10-19T23:56:00Z" w:id="588">
            <w:rPr/>
          </w:rPrChange>
        </w:rPr>
        <w:t>After in</w:t>
      </w:r>
      <w:r>
        <w:rPr>
          <w:lang w:val="en-GB"/>
        </w:rPr>
        <w:t xml:space="preserve">ternal feedback </w:t>
      </w:r>
      <w:r w:rsidR="00745264">
        <w:rPr>
          <w:lang w:val="en-GB"/>
        </w:rPr>
        <w:t xml:space="preserve">it got clear that this can be related to several reasons and that a terminated contracts </w:t>
      </w:r>
      <w:r w:rsidR="00C359F5">
        <w:rPr>
          <w:lang w:val="en-GB"/>
        </w:rPr>
        <w:t xml:space="preserve">isn’t </w:t>
      </w:r>
      <w:r w:rsidR="00745264">
        <w:rPr>
          <w:lang w:val="en-GB"/>
        </w:rPr>
        <w:t>always</w:t>
      </w:r>
      <w:r w:rsidR="00C359F5">
        <w:rPr>
          <w:lang w:val="en-GB"/>
        </w:rPr>
        <w:t xml:space="preserve"> a result of disappointed customers.</w:t>
      </w:r>
    </w:p>
    <w:p w:rsidR="00686325" w:rsidP="009C089D" w:rsidRDefault="00686325" w14:paraId="330DF458" w14:textId="7E4D66E2">
      <w:pPr>
        <w:rPr>
          <w:lang w:val="en-GB"/>
        </w:rPr>
      </w:pPr>
      <w:r>
        <w:rPr>
          <w:lang w:val="en-GB"/>
        </w:rPr>
        <w:t xml:space="preserve">That’s why </w:t>
      </w:r>
      <w:r w:rsidR="00E24155">
        <w:rPr>
          <w:lang w:val="en-GB"/>
        </w:rPr>
        <w:t xml:space="preserve">an alternative target variable got created </w:t>
      </w:r>
      <w:r w:rsidR="00CC0495">
        <w:rPr>
          <w:lang w:val="en-GB"/>
        </w:rPr>
        <w:t>after looking at the specific termination reasons and their distribution:</w:t>
      </w:r>
    </w:p>
    <w:p w:rsidR="000D671D" w:rsidRDefault="00CC0495" w14:paraId="7BFBE987" w14:textId="38B9D922">
      <w:pPr>
        <w:keepNext/>
        <w:pPrChange w:author="Jonathan Leipold - BDAE Gruppe" w:date="2023-10-20T00:02:00Z" w:id="589">
          <w:pPr/>
        </w:pPrChange>
      </w:pPr>
      <w:r>
        <w:rPr>
          <w:noProof/>
        </w:rPr>
        <w:drawing>
          <wp:inline distT="0" distB="0" distL="0" distR="0" wp14:anchorId="752315CC" wp14:editId="31EFEB91">
            <wp:extent cx="5274310" cy="2512695"/>
            <wp:effectExtent l="0" t="0" r="2540" b="1905"/>
            <wp:docPr id="1051966456" name="Grafik 1051966456" descr="Ein Bild, das Text, Screenshot, Farbigkei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966456"/>
                    <pic:cNvPicPr/>
                  </pic:nvPicPr>
                  <pic:blipFill>
                    <a:blip r:embed="rId26">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CC0495" w:rsidRDefault="000D671D" w14:paraId="2020377F" w14:textId="1D2F3B21">
      <w:pPr>
        <w:pStyle w:val="Caption"/>
        <w:rPr>
          <w:lang w:val="en-GB"/>
        </w:rPr>
        <w:pPrChange w:author="Jonathan Leipold - BDAE Gruppe" w:date="2023-10-20T00:02:00Z" w:id="590">
          <w:pPr/>
        </w:pPrChange>
      </w:pPr>
      <w:r w:rsidRPr="000D671D">
        <w:rPr>
          <w:lang w:val="en-GB"/>
          <w:rPrChange w:author="Jonathan Leipold - BDAE Gruppe" w:date="2023-10-20T00:02:00Z" w:id="591">
            <w:rPr>
              <w:i/>
              <w:iCs/>
            </w:rPr>
          </w:rPrChange>
        </w:rPr>
        <w:t xml:space="preserve">Figure </w:t>
      </w:r>
      <w:r>
        <w:fldChar w:fldCharType="begin"/>
      </w:r>
      <w:r w:rsidRPr="773EB945">
        <w:rPr>
          <w:lang w:val="en-GB"/>
        </w:rPr>
        <w:instrText xml:space="preserve"> SEQ Figure \* ARABIC </w:instrText>
      </w:r>
      <w:r>
        <w:fldChar w:fldCharType="separate"/>
      </w:r>
      <w:ins w:author="Jonathan Leipold - BDAE Gruppe" w:date="2023-10-22T23:20:00Z" w:id="592">
        <w:r w:rsidR="002B6A51">
          <w:rPr>
            <w:noProof/>
            <w:lang w:val="en-GB"/>
          </w:rPr>
          <w:t>9</w:t>
        </w:r>
      </w:ins>
      <w:del w:author="Jonathan Leipold - BDAE Gruppe" w:date="2023-10-22T22:56:00Z" w:id="593">
        <w:r w:rsidDel="00FF6CF0" w:rsidR="006147FD">
          <w:rPr>
            <w:noProof/>
            <w:lang w:val="en-GB"/>
          </w:rPr>
          <w:delText>6</w:delText>
        </w:r>
      </w:del>
      <w:r>
        <w:fldChar w:fldCharType="end"/>
      </w:r>
      <w:r w:rsidRPr="000D671D">
        <w:rPr>
          <w:lang w:val="en-GB"/>
          <w:rPrChange w:author="Jonathan Leipold - BDAE Gruppe" w:date="2023-10-20T00:02:00Z" w:id="594">
            <w:rPr>
              <w:i/>
              <w:iCs/>
            </w:rPr>
          </w:rPrChange>
        </w:rPr>
        <w:t>: Termination reasons and their distribution</w:t>
      </w:r>
    </w:p>
    <w:p w:rsidR="00CC0495" w:rsidP="009C089D" w:rsidRDefault="00CC0495" w14:paraId="3A5E40AD" w14:textId="387A87F4">
      <w:pPr>
        <w:rPr>
          <w:lang w:val="en-GB"/>
        </w:rPr>
      </w:pPr>
      <w:r>
        <w:rPr>
          <w:lang w:val="en-GB"/>
        </w:rPr>
        <w:t>The variable ‘</w:t>
      </w:r>
      <w:proofErr w:type="spellStart"/>
      <w:r>
        <w:rPr>
          <w:lang w:val="en-GB"/>
        </w:rPr>
        <w:t>ds_terminated</w:t>
      </w:r>
      <w:proofErr w:type="spellEnd"/>
      <w:r>
        <w:rPr>
          <w:lang w:val="en-GB"/>
        </w:rPr>
        <w:t xml:space="preserve">’ </w:t>
      </w:r>
      <w:r w:rsidR="00122BED">
        <w:rPr>
          <w:lang w:val="en-GB"/>
        </w:rPr>
        <w:t>gets created within the preprocessing function</w:t>
      </w:r>
      <w:r w:rsidR="00350C6E">
        <w:rPr>
          <w:lang w:val="en-GB"/>
        </w:rPr>
        <w:t xml:space="preserve"> and is set to 1 only for specific termination reasons.</w:t>
      </w:r>
      <w:r w:rsidR="006F2C1C">
        <w:rPr>
          <w:lang w:val="en-GB"/>
        </w:rPr>
        <w:t xml:space="preserve"> It can be chosen </w:t>
      </w:r>
      <w:r w:rsidR="006E1FB1">
        <w:rPr>
          <w:lang w:val="en-GB"/>
        </w:rPr>
        <w:t xml:space="preserve">within the </w:t>
      </w:r>
      <w:r w:rsidR="00463F9E">
        <w:rPr>
          <w:lang w:val="en-GB"/>
        </w:rPr>
        <w:t>train-test-split function as alternative target.</w:t>
      </w:r>
    </w:p>
    <w:p w:rsidR="00AA6876" w:rsidP="009C089D" w:rsidRDefault="00AA6876" w14:paraId="68E76400" w14:textId="63C71282">
      <w:pPr>
        <w:rPr>
          <w:lang w:val="en-GB"/>
        </w:rPr>
      </w:pPr>
      <w:r>
        <w:rPr>
          <w:lang w:val="en-GB"/>
        </w:rPr>
        <w:t xml:space="preserve">To </w:t>
      </w:r>
      <w:r w:rsidR="003813E3">
        <w:rPr>
          <w:lang w:val="en-GB"/>
        </w:rPr>
        <w:t>choose</w:t>
      </w:r>
      <w:r>
        <w:rPr>
          <w:lang w:val="en-GB"/>
        </w:rPr>
        <w:t xml:space="preserve"> this variable as </w:t>
      </w:r>
      <w:r w:rsidR="000D5AE7">
        <w:rPr>
          <w:lang w:val="en-GB"/>
        </w:rPr>
        <w:t xml:space="preserve">target </w:t>
      </w:r>
      <w:r w:rsidR="00E1039D">
        <w:rPr>
          <w:lang w:val="en-GB"/>
        </w:rPr>
        <w:t xml:space="preserve">results </w:t>
      </w:r>
      <w:r w:rsidR="000D5AE7">
        <w:rPr>
          <w:lang w:val="en-GB"/>
        </w:rPr>
        <w:t>– depending on the chosen reasons – mostly</w:t>
      </w:r>
      <w:r w:rsidR="00F961D9">
        <w:rPr>
          <w:lang w:val="en-GB"/>
        </w:rPr>
        <w:t xml:space="preserve"> results</w:t>
      </w:r>
      <w:r w:rsidR="000D5AE7">
        <w:rPr>
          <w:lang w:val="en-GB"/>
        </w:rPr>
        <w:t xml:space="preserve"> </w:t>
      </w:r>
      <w:r w:rsidR="00E1039D">
        <w:rPr>
          <w:lang w:val="en-GB"/>
        </w:rPr>
        <w:t xml:space="preserve">in </w:t>
      </w:r>
      <w:r w:rsidR="00F961D9">
        <w:rPr>
          <w:lang w:val="en-GB"/>
        </w:rPr>
        <w:t xml:space="preserve">highly </w:t>
      </w:r>
      <w:r w:rsidR="000D5AE7">
        <w:rPr>
          <w:lang w:val="en-GB"/>
        </w:rPr>
        <w:t xml:space="preserve">imbalanced </w:t>
      </w:r>
      <w:r w:rsidR="00E1039D">
        <w:rPr>
          <w:lang w:val="en-GB"/>
        </w:rPr>
        <w:t>data</w:t>
      </w:r>
      <w:r w:rsidR="00E82878">
        <w:rPr>
          <w:lang w:val="en-GB"/>
        </w:rPr>
        <w:t xml:space="preserve"> as </w:t>
      </w:r>
      <w:del w:author="Gastbenutzer" w:date="2023-10-21T21:01:00Z" w:id="595">
        <w:r w:rsidR="00E82878">
          <w:rPr>
            <w:lang w:val="en-GB"/>
          </w:rPr>
          <w:delText xml:space="preserve">you can see </w:delText>
        </w:r>
        <w:r w:rsidRPr="6F0A9061" w:rsidDel="6F0A9061">
          <w:rPr>
            <w:lang w:val="en-GB"/>
          </w:rPr>
          <w:delText>here</w:delText>
        </w:r>
      </w:del>
      <w:ins w:author="Gastbenutzer" w:date="2023-10-21T21:01:00Z" w:id="596">
        <w:r w:rsidRPr="6F0A9061" w:rsidR="6F0A9061">
          <w:rPr>
            <w:lang w:val="en-GB"/>
          </w:rPr>
          <w:t xml:space="preserve">it is shown </w:t>
        </w:r>
        <w:r w:rsidRPr="18A60DA8" w:rsidR="18A60DA8">
          <w:rPr>
            <w:lang w:val="en-GB"/>
          </w:rPr>
          <w:t>below</w:t>
        </w:r>
      </w:ins>
      <w:r w:rsidR="00E82878">
        <w:rPr>
          <w:lang w:val="en-GB"/>
        </w:rPr>
        <w:t xml:space="preserve"> for the default values</w:t>
      </w:r>
      <w:r w:rsidR="00FF5CC4">
        <w:rPr>
          <w:lang w:val="en-GB"/>
        </w:rPr>
        <w:t>:</w:t>
      </w:r>
    </w:p>
    <w:p w:rsidR="000D671D" w:rsidRDefault="000D671D" w14:paraId="4CF91E9D" w14:textId="4CCBCEC2">
      <w:pPr>
        <w:keepNext/>
        <w:pPrChange w:author="Jonathan Leipold - BDAE Gruppe" w:date="2023-10-20T00:02:00Z" w:id="597">
          <w:pPr/>
        </w:pPrChange>
      </w:pPr>
      <w:r>
        <w:rPr>
          <w:noProof/>
        </w:rPr>
        <w:drawing>
          <wp:inline distT="0" distB="0" distL="0" distR="0" wp14:anchorId="349EF284" wp14:editId="75B8B1FC">
            <wp:extent cx="3286825" cy="3438525"/>
            <wp:effectExtent l="0" t="0" r="8890" b="0"/>
            <wp:docPr id="1558629084" name="Grafik 1558629084" descr="Ein Bild, das Kreis, Diagramm,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629084"/>
                    <pic:cNvPicPr/>
                  </pic:nvPicPr>
                  <pic:blipFill>
                    <a:blip r:embed="rId27">
                      <a:extLst>
                        <a:ext uri="{28A0092B-C50C-407E-A947-70E740481C1C}">
                          <a14:useLocalDpi xmlns:a14="http://schemas.microsoft.com/office/drawing/2010/main" val="0"/>
                        </a:ext>
                      </a:extLst>
                    </a:blip>
                    <a:stretch>
                      <a:fillRect/>
                    </a:stretch>
                  </pic:blipFill>
                  <pic:spPr>
                    <a:xfrm>
                      <a:off x="0" y="0"/>
                      <a:ext cx="3286825" cy="3438525"/>
                    </a:xfrm>
                    <a:prstGeom prst="rect">
                      <a:avLst/>
                    </a:prstGeom>
                  </pic:spPr>
                </pic:pic>
              </a:graphicData>
            </a:graphic>
          </wp:inline>
        </w:drawing>
      </w:r>
    </w:p>
    <w:p w:rsidR="00FF5CC4" w:rsidP="000D671D" w:rsidRDefault="000D671D" w14:paraId="6CD50679" w14:textId="42A3E7C9">
      <w:pPr>
        <w:pStyle w:val="Caption"/>
        <w:rPr>
          <w:lang w:val="en-GB"/>
        </w:rPr>
      </w:pPr>
      <w:r w:rsidRPr="000D671D">
        <w:rPr>
          <w:lang w:val="en-GB"/>
          <w:rPrChange w:author="Jonathan Leipold - BDAE Gruppe" w:date="2023-10-20T00:02:00Z" w:id="598">
            <w:rPr/>
          </w:rPrChange>
        </w:rPr>
        <w:t xml:space="preserve">Figure </w:t>
      </w:r>
      <w:r>
        <w:fldChar w:fldCharType="begin"/>
      </w:r>
      <w:r w:rsidRPr="773EB945">
        <w:rPr>
          <w:lang w:val="en-GB"/>
        </w:rPr>
        <w:instrText xml:space="preserve"> SEQ Figure \* ARABIC </w:instrText>
      </w:r>
      <w:r>
        <w:fldChar w:fldCharType="separate"/>
      </w:r>
      <w:ins w:author="Jonathan Leipold - BDAE Gruppe" w:date="2023-10-22T23:20:00Z" w:id="599">
        <w:r w:rsidR="002B6A51">
          <w:rPr>
            <w:noProof/>
            <w:lang w:val="en-GB"/>
          </w:rPr>
          <w:t>10</w:t>
        </w:r>
      </w:ins>
      <w:del w:author="Jonathan Leipold - BDAE Gruppe" w:date="2023-10-22T22:56:00Z" w:id="600">
        <w:r w:rsidDel="00FF6CF0" w:rsidR="006147FD">
          <w:rPr>
            <w:noProof/>
            <w:lang w:val="en-GB"/>
          </w:rPr>
          <w:delText>7</w:delText>
        </w:r>
      </w:del>
      <w:r>
        <w:fldChar w:fldCharType="end"/>
      </w:r>
      <w:r w:rsidRPr="000D671D">
        <w:rPr>
          <w:lang w:val="en-GB"/>
          <w:rPrChange w:author="Jonathan Leipold - BDAE Gruppe" w:date="2023-10-20T00:02:00Z" w:id="601">
            <w:rPr/>
          </w:rPrChange>
        </w:rPr>
        <w:t>: distribution of alternative target variable</w:t>
      </w:r>
    </w:p>
    <w:p w:rsidRPr="000D671D" w:rsidR="000D671D" w:rsidRDefault="000D671D" w14:paraId="56ECD79E" w14:textId="77777777">
      <w:pPr>
        <w:rPr>
          <w:lang w:val="en-GB"/>
        </w:rPr>
        <w:pPrChange w:author="Jonathan Leipold - BDAE Gruppe" w:date="2023-10-20T00:02:00Z" w:id="602">
          <w:pPr>
            <w:pStyle w:val="Heading3"/>
          </w:pPr>
        </w:pPrChange>
      </w:pPr>
    </w:p>
    <w:p w:rsidR="00ED2FEF" w:rsidRDefault="00ED2FEF" w14:paraId="5F55160B" w14:textId="2C174C58">
      <w:pPr>
        <w:pStyle w:val="Heading3"/>
        <w:rPr>
          <w:lang w:val="en-GB"/>
        </w:rPr>
        <w:pPrChange w:author="Jonathan Leipold - BDAE Gruppe" w:date="2023-10-19T16:44:00Z" w:id="603">
          <w:pPr/>
        </w:pPrChange>
      </w:pPr>
      <w:bookmarkStart w:name="_Toc148803231" w:id="604"/>
      <w:bookmarkStart w:name="_Toc817881025" w:id="605"/>
      <w:r>
        <w:rPr>
          <w:lang w:val="en-GB"/>
        </w:rPr>
        <w:t>Handling Missing Values</w:t>
      </w:r>
      <w:bookmarkEnd w:id="604"/>
      <w:bookmarkEnd w:id="605"/>
    </w:p>
    <w:p w:rsidRPr="00992CCF" w:rsidR="000D4F9C" w:rsidRDefault="00EE6316" w14:paraId="38031B6E" w14:textId="61679F3F">
      <w:pPr>
        <w:rPr>
          <w:sz w:val="20"/>
          <w:szCs w:val="20"/>
          <w:lang w:val="en-GB"/>
          <w:rPrChange w:author="Jonathan Leipold - BDAE Gruppe" w:date="2023-10-18T10:09:00Z" w:id="606">
            <w:rPr>
              <w:lang w:val="en-GB"/>
            </w:rPr>
          </w:rPrChange>
        </w:rPr>
      </w:pPr>
      <w:r w:rsidRPr="00992CCF">
        <w:rPr>
          <w:sz w:val="20"/>
          <w:szCs w:val="20"/>
          <w:lang w:val="en-GB"/>
          <w:rPrChange w:author="Jonathan Leipold - BDAE Gruppe" w:date="2023-10-18T10:09:00Z" w:id="607">
            <w:rPr>
              <w:lang w:val="en-GB"/>
            </w:rPr>
          </w:rPrChange>
        </w:rPr>
        <w:t xml:space="preserve">Especially </w:t>
      </w:r>
      <w:r w:rsidRPr="00992CCF" w:rsidR="0017714B">
        <w:rPr>
          <w:sz w:val="20"/>
          <w:szCs w:val="20"/>
          <w:lang w:val="en-GB"/>
          <w:rPrChange w:author="Jonathan Leipold - BDAE Gruppe" w:date="2023-10-18T10:09:00Z" w:id="608">
            <w:rPr>
              <w:lang w:val="en-GB"/>
            </w:rPr>
          </w:rPrChange>
        </w:rPr>
        <w:t>variables containing information about last year</w:t>
      </w:r>
      <w:r w:rsidRPr="00992CCF" w:rsidR="000D4F9C">
        <w:rPr>
          <w:sz w:val="20"/>
          <w:szCs w:val="20"/>
          <w:lang w:val="en-GB"/>
          <w:rPrChange w:author="Jonathan Leipold - BDAE Gruppe" w:date="2023-10-18T10:09:00Z" w:id="609">
            <w:rPr>
              <w:lang w:val="en-GB"/>
            </w:rPr>
          </w:rPrChange>
        </w:rPr>
        <w:t xml:space="preserve"> </w:t>
      </w:r>
      <w:r w:rsidRPr="00992CCF" w:rsidR="00255B5B">
        <w:rPr>
          <w:sz w:val="20"/>
          <w:szCs w:val="20"/>
          <w:lang w:val="en-GB"/>
          <w:rPrChange w:author="Jonathan Leipold - BDAE Gruppe" w:date="2023-10-18T10:09:00Z" w:id="610">
            <w:rPr>
              <w:lang w:val="en-GB"/>
            </w:rPr>
          </w:rPrChange>
        </w:rPr>
        <w:t xml:space="preserve">did contain </w:t>
      </w:r>
      <w:r w:rsidRPr="00992CCF" w:rsidR="000D4F9C">
        <w:rPr>
          <w:sz w:val="20"/>
          <w:szCs w:val="20"/>
          <w:lang w:val="en-GB"/>
          <w:rPrChange w:author="Jonathan Leipold - BDAE Gruppe" w:date="2023-10-18T10:09:00Z" w:id="611">
            <w:rPr>
              <w:lang w:val="en-GB"/>
            </w:rPr>
          </w:rPrChange>
        </w:rPr>
        <w:t>a lot of missing values:</w:t>
      </w:r>
    </w:p>
    <w:p w:rsidR="005C46D1" w:rsidRDefault="000D4F9C" w14:paraId="02165B73" w14:textId="41C7C769">
      <w:pPr>
        <w:keepNext/>
        <w:pPrChange w:author="Jonathan Leipold - BDAE Gruppe" w:date="2023-10-19T16:49:00Z" w:id="612">
          <w:pPr/>
        </w:pPrChange>
      </w:pPr>
      <w:ins w:author="Jonathan Leipold - BDAE Gruppe" w:date="2023-10-17T22:32:00Z" w:id="613">
        <w:r>
          <w:rPr>
            <w:noProof/>
          </w:rPr>
          <w:drawing>
            <wp:inline distT="0" distB="0" distL="0" distR="0" wp14:anchorId="72230EFC" wp14:editId="16D6C00C">
              <wp:extent cx="4524373" cy="552450"/>
              <wp:effectExtent l="0" t="0" r="0" b="0"/>
              <wp:docPr id="1196436843" name="Grafik 1196436843"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436843"/>
                      <pic:cNvPicPr/>
                    </pic:nvPicPr>
                    <pic:blipFill>
                      <a:blip r:embed="rId28">
                        <a:extLst>
                          <a:ext uri="{28A0092B-C50C-407E-A947-70E740481C1C}">
                            <a14:useLocalDpi xmlns:a14="http://schemas.microsoft.com/office/drawing/2010/main" val="0"/>
                          </a:ext>
                        </a:extLst>
                      </a:blip>
                      <a:srcRect t="50427"/>
                      <a:stretch>
                        <a:fillRect/>
                      </a:stretch>
                    </pic:blipFill>
                    <pic:spPr>
                      <a:xfrm>
                        <a:off x="0" y="0"/>
                        <a:ext cx="4524373" cy="552450"/>
                      </a:xfrm>
                      <a:prstGeom prst="rect">
                        <a:avLst/>
                      </a:prstGeom>
                    </pic:spPr>
                  </pic:pic>
                </a:graphicData>
              </a:graphic>
            </wp:inline>
          </w:drawing>
        </w:r>
      </w:ins>
    </w:p>
    <w:p w:rsidRPr="00992CCF" w:rsidR="00420EDA" w:rsidRDefault="005C46D1" w14:paraId="69CF10B6" w14:textId="1DF1F6A4">
      <w:pPr>
        <w:pStyle w:val="Caption"/>
        <w:rPr>
          <w:sz w:val="20"/>
          <w:szCs w:val="20"/>
          <w:lang w:val="en-GB"/>
          <w:rPrChange w:author="Jonathan Leipold - BDAE Gruppe" w:date="2023-10-18T10:09:00Z" w:id="614">
            <w:rPr>
              <w:lang w:val="en-GB"/>
            </w:rPr>
          </w:rPrChange>
        </w:rPr>
        <w:pPrChange w:author="Jonathan Leipold - BDAE Gruppe" w:date="2023-10-19T16:49:00Z" w:id="615">
          <w:pPr/>
        </w:pPrChange>
      </w:pPr>
      <w:r w:rsidRPr="00D03A21">
        <w:rPr>
          <w:lang w:val="en-GB"/>
          <w:rPrChange w:author="Jonathan Leipold - BDAE Gruppe" w:date="2023-10-20T01:37:00Z" w:id="616">
            <w:rPr/>
          </w:rPrChange>
        </w:rPr>
        <w:t xml:space="preserve">Figure </w:t>
      </w:r>
      <w:r>
        <w:fldChar w:fldCharType="begin"/>
      </w:r>
      <w:r w:rsidRPr="773EB945">
        <w:rPr>
          <w:lang w:val="en-GB"/>
        </w:rPr>
        <w:instrText xml:space="preserve"> SEQ Figure \* ARABIC </w:instrText>
      </w:r>
      <w:r>
        <w:fldChar w:fldCharType="separate"/>
      </w:r>
      <w:ins w:author="Jonathan Leipold - BDAE Gruppe" w:date="2023-10-22T23:20:00Z" w:id="617">
        <w:r w:rsidR="002B6A51">
          <w:rPr>
            <w:noProof/>
            <w:lang w:val="en-GB"/>
          </w:rPr>
          <w:t>11</w:t>
        </w:r>
      </w:ins>
      <w:del w:author="Jonathan Leipold - BDAE Gruppe" w:date="2023-10-22T22:56:00Z" w:id="618">
        <w:r w:rsidRPr="00D03A21" w:rsidDel="00FF6CF0" w:rsidR="006147FD">
          <w:rPr>
            <w:noProof/>
            <w:lang w:val="en-GB"/>
            <w:rPrChange w:author="Jonathan Leipold - BDAE Gruppe" w:date="2023-10-20T01:37:00Z" w:id="619">
              <w:rPr>
                <w:noProof/>
              </w:rPr>
            </w:rPrChange>
          </w:rPr>
          <w:delText>8</w:delText>
        </w:r>
      </w:del>
      <w:r>
        <w:fldChar w:fldCharType="end"/>
      </w:r>
      <w:r w:rsidRPr="00D03A21">
        <w:rPr>
          <w:lang w:val="en-GB"/>
          <w:rPrChange w:author="Jonathan Leipold - BDAE Gruppe" w:date="2023-10-20T01:37:00Z" w:id="620">
            <w:rPr/>
          </w:rPrChange>
        </w:rPr>
        <w:t>: Top NULL-Columns</w:t>
      </w:r>
    </w:p>
    <w:p w:rsidRPr="00992CCF" w:rsidR="00424669" w:rsidRDefault="00420EDA" w14:paraId="7B60210A" w14:textId="126442DD">
      <w:pPr>
        <w:rPr>
          <w:sz w:val="20"/>
          <w:szCs w:val="20"/>
          <w:lang w:val="en-GB"/>
          <w:rPrChange w:author="Jonathan Leipold - BDAE Gruppe" w:date="2023-10-18T10:09:00Z" w:id="621">
            <w:rPr>
              <w:lang w:val="en-GB"/>
            </w:rPr>
          </w:rPrChange>
        </w:rPr>
      </w:pPr>
      <w:r w:rsidRPr="00992CCF">
        <w:rPr>
          <w:sz w:val="20"/>
          <w:szCs w:val="20"/>
          <w:lang w:val="en-GB"/>
          <w:rPrChange w:author="Jonathan Leipold - BDAE Gruppe" w:date="2023-10-18T10:09:00Z" w:id="622">
            <w:rPr>
              <w:lang w:val="en-GB"/>
            </w:rPr>
          </w:rPrChange>
        </w:rPr>
        <w:t xml:space="preserve">Which makes sense, </w:t>
      </w:r>
      <w:r w:rsidRPr="00992CCF" w:rsidR="00255B5B">
        <w:rPr>
          <w:sz w:val="20"/>
          <w:szCs w:val="20"/>
          <w:lang w:val="en-GB"/>
          <w:rPrChange w:author="Jonathan Leipold - BDAE Gruppe" w:date="2023-10-18T10:09:00Z" w:id="623">
            <w:rPr>
              <w:lang w:val="en-GB"/>
            </w:rPr>
          </w:rPrChange>
        </w:rPr>
        <w:t>since</w:t>
      </w:r>
      <w:r w:rsidRPr="00992CCF">
        <w:rPr>
          <w:sz w:val="20"/>
          <w:szCs w:val="20"/>
          <w:lang w:val="en-GB"/>
          <w:rPrChange w:author="Jonathan Leipold - BDAE Gruppe" w:date="2023-10-18T10:09:00Z" w:id="624">
            <w:rPr>
              <w:lang w:val="en-GB"/>
            </w:rPr>
          </w:rPrChange>
        </w:rPr>
        <w:t xml:space="preserve"> contracts who got terminated </w:t>
      </w:r>
      <w:r w:rsidRPr="00992CCF" w:rsidR="00564380">
        <w:rPr>
          <w:sz w:val="20"/>
          <w:szCs w:val="20"/>
          <w:lang w:val="en-GB"/>
          <w:rPrChange w:author="Jonathan Leipold - BDAE Gruppe" w:date="2023-10-18T10:09:00Z" w:id="625">
            <w:rPr>
              <w:lang w:val="en-GB"/>
            </w:rPr>
          </w:rPrChange>
        </w:rPr>
        <w:t xml:space="preserve">more than one year ago won’t contain data here. </w:t>
      </w:r>
      <w:r w:rsidRPr="00992CCF">
        <w:rPr>
          <w:sz w:val="20"/>
          <w:szCs w:val="20"/>
          <w:lang w:val="en-GB"/>
          <w:rPrChange w:author="Jonathan Leipold - BDAE Gruppe" w:date="2023-10-18T10:09:00Z" w:id="626">
            <w:rPr>
              <w:lang w:val="en-GB"/>
            </w:rPr>
          </w:rPrChange>
        </w:rPr>
        <w:t xml:space="preserve">That’s why </w:t>
      </w:r>
      <w:r w:rsidRPr="00992CCF" w:rsidR="004911B1">
        <w:rPr>
          <w:sz w:val="20"/>
          <w:szCs w:val="20"/>
          <w:lang w:val="en-GB"/>
          <w:rPrChange w:author="Jonathan Leipold - BDAE Gruppe" w:date="2023-10-18T10:09:00Z" w:id="627">
            <w:rPr>
              <w:lang w:val="en-GB"/>
            </w:rPr>
          </w:rPrChange>
        </w:rPr>
        <w:t>more features were created</w:t>
      </w:r>
      <w:r w:rsidRPr="00992CCF" w:rsidR="00EF0EA2">
        <w:rPr>
          <w:sz w:val="20"/>
          <w:szCs w:val="20"/>
          <w:lang w:val="en-GB"/>
          <w:rPrChange w:author="Jonathan Leipold - BDAE Gruppe" w:date="2023-10-18T10:09:00Z" w:id="628">
            <w:rPr>
              <w:lang w:val="en-GB"/>
            </w:rPr>
          </w:rPrChange>
        </w:rPr>
        <w:t xml:space="preserve"> in SQL</w:t>
      </w:r>
      <w:r w:rsidRPr="00992CCF" w:rsidR="00800B3A">
        <w:rPr>
          <w:sz w:val="20"/>
          <w:szCs w:val="20"/>
          <w:lang w:val="en-GB"/>
          <w:rPrChange w:author="Jonathan Leipold - BDAE Gruppe" w:date="2023-10-18T10:09:00Z" w:id="629">
            <w:rPr>
              <w:lang w:val="en-GB"/>
            </w:rPr>
          </w:rPrChange>
        </w:rPr>
        <w:t xml:space="preserve"> to make a connection between active and ended contracts</w:t>
      </w:r>
      <w:r w:rsidRPr="00992CCF" w:rsidR="00D55E62">
        <w:rPr>
          <w:sz w:val="20"/>
          <w:szCs w:val="20"/>
          <w:lang w:val="en-GB"/>
          <w:rPrChange w:author="Jonathan Leipold - BDAE Gruppe" w:date="2023-10-18T10:09:00Z" w:id="630">
            <w:rPr>
              <w:lang w:val="en-GB"/>
            </w:rPr>
          </w:rPrChange>
        </w:rPr>
        <w:t>:</w:t>
      </w:r>
    </w:p>
    <w:p w:rsidRPr="005C46D1" w:rsidR="00012C45" w:rsidRDefault="00424669" w14:paraId="1D044A0A" w14:textId="28822F5A">
      <w:pPr>
        <w:pStyle w:val="ListParagraph"/>
        <w:keepNext/>
        <w:numPr>
          <w:ilvl w:val="0"/>
          <w:numId w:val="52"/>
        </w:numPr>
        <w:rPr>
          <w:i/>
          <w:iCs/>
          <w:color w:val="4E5B6F" w:themeColor="text2"/>
          <w:sz w:val="20"/>
          <w:szCs w:val="20"/>
          <w:lang w:val="en-GB"/>
          <w:rPrChange w:author="Jonathan Leipold - BDAE Gruppe" w:date="2023-10-19T16:49:00Z" w:id="631">
            <w:rPr>
              <w:lang w:val="en-GB"/>
            </w:rPr>
          </w:rPrChange>
        </w:rPr>
        <w:pPrChange w:author="Jonathan Leipold - BDAE Gruppe" w:date="2023-10-21T15:50:00Z" w:id="632">
          <w:pPr>
            <w:pStyle w:val="ListParagraph"/>
            <w:numPr>
              <w:numId w:val="52"/>
            </w:numPr>
            <w:ind w:hanging="360"/>
          </w:pPr>
        </w:pPrChange>
      </w:pPr>
      <w:r w:rsidRPr="00992CCF">
        <w:rPr>
          <w:sz w:val="20"/>
          <w:szCs w:val="20"/>
          <w:lang w:val="en-GB"/>
          <w:rPrChange w:author="Jonathan Leipold - BDAE Gruppe" w:date="2023-10-18T10:09:00Z" w:id="633">
            <w:rPr>
              <w:lang w:val="en-GB"/>
            </w:rPr>
          </w:rPrChange>
        </w:rPr>
        <w:t>A reference date was created</w:t>
      </w:r>
      <w:r w:rsidRPr="00992CCF" w:rsidR="001329FF">
        <w:rPr>
          <w:sz w:val="20"/>
          <w:szCs w:val="20"/>
          <w:lang w:val="en-GB"/>
          <w:rPrChange w:author="Jonathan Leipold - BDAE Gruppe" w:date="2023-10-18T10:09:00Z" w:id="634">
            <w:rPr>
              <w:lang w:val="en-GB"/>
            </w:rPr>
          </w:rPrChange>
        </w:rPr>
        <w:t xml:space="preserve"> to compare the last</w:t>
      </w:r>
      <w:r w:rsidRPr="00992CCF" w:rsidR="00AD6082">
        <w:rPr>
          <w:sz w:val="20"/>
          <w:szCs w:val="20"/>
          <w:lang w:val="en-GB"/>
          <w:rPrChange w:author="Jonathan Leipold - BDAE Gruppe" w:date="2023-10-18T10:09:00Z" w:id="635">
            <w:rPr>
              <w:lang w:val="en-GB"/>
            </w:rPr>
          </w:rPrChange>
        </w:rPr>
        <w:t xml:space="preserve"> active year of active and ended contracts</w:t>
      </w:r>
      <w:r w:rsidR="00BE6D36">
        <w:rPr>
          <w:sz w:val="20"/>
          <w:szCs w:val="20"/>
          <w:lang w:val="en-GB"/>
        </w:rPr>
        <w:t>.</w:t>
      </w:r>
    </w:p>
    <w:p w:rsidRPr="00D03A21" w:rsidR="005C46D1" w:rsidRDefault="00483E2F" w14:paraId="0BEBE976" w14:textId="77552F2F">
      <w:pPr>
        <w:pStyle w:val="ListParagraph"/>
        <w:keepNext/>
        <w:numPr>
          <w:ilvl w:val="0"/>
          <w:numId w:val="52"/>
        </w:numPr>
        <w:rPr>
          <w:lang w:val="en-GB"/>
          <w:rPrChange w:author="Jonathan Leipold - BDAE Gruppe" w:date="2023-10-20T01:37:00Z" w:id="636">
            <w:rPr/>
          </w:rPrChange>
        </w:rPr>
        <w:pPrChange w:author="Jonathan Leipold - BDAE Gruppe" w:date="2023-10-19T16:49:00Z" w:id="637">
          <w:pPr>
            <w:pStyle w:val="ListParagraph"/>
            <w:numPr>
              <w:numId w:val="52"/>
            </w:numPr>
            <w:ind w:hanging="360"/>
          </w:pPr>
        </w:pPrChange>
      </w:pPr>
      <w:r w:rsidRPr="00992CCF">
        <w:rPr>
          <w:sz w:val="20"/>
          <w:szCs w:val="20"/>
          <w:lang w:val="en-GB"/>
          <w:rPrChange w:author="Jonathan Leipold - BDAE Gruppe" w:date="2023-10-18T10:09:00Z" w:id="638">
            <w:rPr>
              <w:lang w:val="en-GB"/>
            </w:rPr>
          </w:rPrChange>
        </w:rPr>
        <w:t>Sum</w:t>
      </w:r>
      <w:r w:rsidRPr="00992CCF" w:rsidR="00590282">
        <w:rPr>
          <w:sz w:val="20"/>
          <w:szCs w:val="20"/>
          <w:lang w:val="en-GB"/>
          <w:rPrChange w:author="Jonathan Leipold - BDAE Gruppe" w:date="2023-10-18T10:09:00Z" w:id="639">
            <w:rPr>
              <w:lang w:val="en-GB"/>
            </w:rPr>
          </w:rPrChange>
        </w:rPr>
        <w:t>s</w:t>
      </w:r>
      <w:r w:rsidRPr="00992CCF" w:rsidR="00183F49">
        <w:rPr>
          <w:sz w:val="20"/>
          <w:szCs w:val="20"/>
          <w:lang w:val="en-GB"/>
          <w:rPrChange w:author="Jonathan Leipold - BDAE Gruppe" w:date="2023-10-18T10:09:00Z" w:id="640">
            <w:rPr>
              <w:lang w:val="en-GB"/>
            </w:rPr>
          </w:rPrChange>
        </w:rPr>
        <w:t xml:space="preserve"> and averages</w:t>
      </w:r>
      <w:r w:rsidRPr="00992CCF" w:rsidR="00590282">
        <w:rPr>
          <w:sz w:val="20"/>
          <w:szCs w:val="20"/>
          <w:lang w:val="en-GB"/>
          <w:rPrChange w:author="Jonathan Leipold - BDAE Gruppe" w:date="2023-10-18T10:09:00Z" w:id="641">
            <w:rPr>
              <w:lang w:val="en-GB"/>
            </w:rPr>
          </w:rPrChange>
        </w:rPr>
        <w:t xml:space="preserve"> over the last active year were created</w:t>
      </w:r>
      <w:r w:rsidR="00BE6D36">
        <w:rPr>
          <w:sz w:val="20"/>
          <w:szCs w:val="20"/>
          <w:lang w:val="en-GB"/>
        </w:rPr>
        <w:t>.</w:t>
      </w:r>
      <w:r w:rsidRPr="00992CCF" w:rsidR="00590282">
        <w:rPr>
          <w:noProof/>
          <w:sz w:val="20"/>
          <w:szCs w:val="20"/>
          <w:lang w:val="en-GB"/>
          <w:rPrChange w:author="Jonathan Leipold - BDAE Gruppe" w:date="2023-10-18T10:09:00Z" w:id="642">
            <w:rPr>
              <w:noProof/>
            </w:rPr>
          </w:rPrChange>
        </w:rPr>
        <w:t xml:space="preserve"> </w:t>
      </w:r>
    </w:p>
    <w:p w:rsidR="00555530" w:rsidP="003F0A07" w:rsidRDefault="003F0A07" w14:paraId="6CAF0875" w14:textId="684177F0">
      <w:pPr>
        <w:rPr>
          <w:sz w:val="20"/>
          <w:szCs w:val="20"/>
          <w:lang w:val="en-GB"/>
        </w:rPr>
      </w:pPr>
      <w:proofErr w:type="spellStart"/>
      <w:r w:rsidRPr="00992CCF">
        <w:rPr>
          <w:sz w:val="20"/>
          <w:szCs w:val="20"/>
          <w:lang w:val="en-GB"/>
          <w:rPrChange w:author="Jonathan Leipold - BDAE Gruppe" w:date="2023-10-18T10:09:00Z" w:id="643">
            <w:rPr>
              <w:lang w:val="en-GB"/>
            </w:rPr>
          </w:rPrChange>
        </w:rPr>
        <w:t>Last</w:t>
      </w:r>
      <w:r w:rsidRPr="00992CCF" w:rsidR="00745A4F">
        <w:rPr>
          <w:sz w:val="20"/>
          <w:szCs w:val="20"/>
          <w:lang w:val="en-GB"/>
          <w:rPrChange w:author="Jonathan Leipold - BDAE Gruppe" w:date="2023-10-18T10:09:00Z" w:id="644">
            <w:rPr>
              <w:lang w:val="en-GB"/>
            </w:rPr>
          </w:rPrChange>
        </w:rPr>
        <w:t>Y</w:t>
      </w:r>
      <w:r w:rsidRPr="00992CCF">
        <w:rPr>
          <w:sz w:val="20"/>
          <w:szCs w:val="20"/>
          <w:lang w:val="en-GB"/>
          <w:rPrChange w:author="Jonathan Leipold - BDAE Gruppe" w:date="2023-10-18T10:09:00Z" w:id="645">
            <w:rPr>
              <w:lang w:val="en-GB"/>
            </w:rPr>
          </w:rPrChange>
        </w:rPr>
        <w:t>ear</w:t>
      </w:r>
      <w:proofErr w:type="spellEnd"/>
      <w:r w:rsidRPr="00992CCF">
        <w:rPr>
          <w:sz w:val="20"/>
          <w:szCs w:val="20"/>
          <w:lang w:val="en-GB"/>
          <w:rPrChange w:author="Jonathan Leipold - BDAE Gruppe" w:date="2023-10-18T10:09:00Z" w:id="646">
            <w:rPr>
              <w:lang w:val="en-GB"/>
            </w:rPr>
          </w:rPrChange>
        </w:rPr>
        <w:t xml:space="preserve">-columns were dropped in the preprocessing steps </w:t>
      </w:r>
      <w:r w:rsidRPr="00992CCF" w:rsidR="00555530">
        <w:rPr>
          <w:sz w:val="20"/>
          <w:szCs w:val="20"/>
          <w:lang w:val="en-GB"/>
          <w:rPrChange w:author="Jonathan Leipold - BDAE Gruppe" w:date="2023-10-18T10:09:00Z" w:id="647">
            <w:rPr>
              <w:lang w:val="en-GB"/>
            </w:rPr>
          </w:rPrChange>
        </w:rPr>
        <w:t xml:space="preserve">in python </w:t>
      </w:r>
      <w:r w:rsidRPr="00992CCF">
        <w:rPr>
          <w:sz w:val="20"/>
          <w:szCs w:val="20"/>
          <w:lang w:val="en-GB"/>
          <w:rPrChange w:author="Jonathan Leipold - BDAE Gruppe" w:date="2023-10-18T10:09:00Z" w:id="648">
            <w:rPr>
              <w:lang w:val="en-GB"/>
            </w:rPr>
          </w:rPrChange>
        </w:rPr>
        <w:t xml:space="preserve">and </w:t>
      </w:r>
      <w:r w:rsidRPr="00992CCF" w:rsidR="00555530">
        <w:rPr>
          <w:sz w:val="20"/>
          <w:szCs w:val="20"/>
          <w:lang w:val="en-GB"/>
          <w:rPrChange w:author="Jonathan Leipold - BDAE Gruppe" w:date="2023-10-18T10:09:00Z" w:id="649">
            <w:rPr>
              <w:lang w:val="en-GB"/>
            </w:rPr>
          </w:rPrChange>
        </w:rPr>
        <w:t xml:space="preserve">replaced by </w:t>
      </w:r>
      <w:proofErr w:type="spellStart"/>
      <w:r w:rsidRPr="00992CCF" w:rsidR="00745A4F">
        <w:rPr>
          <w:sz w:val="20"/>
          <w:szCs w:val="20"/>
          <w:lang w:val="en-GB"/>
          <w:rPrChange w:author="Jonathan Leipold - BDAE Gruppe" w:date="2023-10-18T10:09:00Z" w:id="650">
            <w:rPr>
              <w:lang w:val="en-GB"/>
            </w:rPr>
          </w:rPrChange>
        </w:rPr>
        <w:t>lastActivYear</w:t>
      </w:r>
      <w:proofErr w:type="spellEnd"/>
      <w:r w:rsidRPr="00992CCF" w:rsidR="0064125F">
        <w:rPr>
          <w:sz w:val="20"/>
          <w:szCs w:val="20"/>
          <w:lang w:val="en-GB"/>
          <w:rPrChange w:author="Jonathan Leipold - BDAE Gruppe" w:date="2023-10-18T10:09:00Z" w:id="651">
            <w:rPr>
              <w:lang w:val="en-GB"/>
            </w:rPr>
          </w:rPrChange>
        </w:rPr>
        <w:t xml:space="preserve"> </w:t>
      </w:r>
      <w:r w:rsidRPr="00992CCF" w:rsidR="00555530">
        <w:rPr>
          <w:sz w:val="20"/>
          <w:szCs w:val="20"/>
          <w:lang w:val="en-GB"/>
          <w:rPrChange w:author="Jonathan Leipold - BDAE Gruppe" w:date="2023-10-18T10:09:00Z" w:id="652">
            <w:rPr>
              <w:lang w:val="en-GB"/>
            </w:rPr>
          </w:rPrChange>
        </w:rPr>
        <w:t>columns</w:t>
      </w:r>
      <w:r w:rsidRPr="00992CCF" w:rsidR="0064125F">
        <w:rPr>
          <w:sz w:val="20"/>
          <w:szCs w:val="20"/>
          <w:lang w:val="en-GB"/>
          <w:rPrChange w:author="Jonathan Leipold - BDAE Gruppe" w:date="2023-10-18T10:09:00Z" w:id="653">
            <w:rPr>
              <w:lang w:val="en-GB"/>
            </w:rPr>
          </w:rPrChange>
        </w:rPr>
        <w:t>.</w:t>
      </w:r>
    </w:p>
    <w:p w:rsidR="00FA05C6" w:rsidP="003F0A07" w:rsidRDefault="00620115" w14:paraId="4185734E" w14:textId="2166D084">
      <w:pPr>
        <w:rPr>
          <w:sz w:val="20"/>
          <w:szCs w:val="20"/>
          <w:lang w:val="en-GB"/>
        </w:rPr>
      </w:pPr>
      <w:r>
        <w:rPr>
          <w:sz w:val="20"/>
          <w:szCs w:val="20"/>
          <w:lang w:val="en-GB"/>
        </w:rPr>
        <w:t>In the preprocessing function o</w:t>
      </w:r>
      <w:r w:rsidR="00FA05C6">
        <w:rPr>
          <w:sz w:val="20"/>
          <w:szCs w:val="20"/>
          <w:lang w:val="en-GB"/>
        </w:rPr>
        <w:t>ther NULL values were depending of th</w:t>
      </w:r>
      <w:r w:rsidR="00B31A09">
        <w:rPr>
          <w:sz w:val="20"/>
          <w:szCs w:val="20"/>
          <w:lang w:val="en-GB"/>
        </w:rPr>
        <w:t xml:space="preserve">eir content </w:t>
      </w:r>
      <w:r w:rsidR="00B11319">
        <w:rPr>
          <w:sz w:val="20"/>
          <w:szCs w:val="20"/>
          <w:lang w:val="en-GB"/>
        </w:rPr>
        <w:t xml:space="preserve">and </w:t>
      </w:r>
      <w:proofErr w:type="spellStart"/>
      <w:r w:rsidR="00B11319">
        <w:rPr>
          <w:sz w:val="20"/>
          <w:szCs w:val="20"/>
          <w:lang w:val="en-GB"/>
        </w:rPr>
        <w:t>dtype</w:t>
      </w:r>
      <w:proofErr w:type="spellEnd"/>
      <w:r w:rsidR="00B11319">
        <w:rPr>
          <w:sz w:val="20"/>
          <w:szCs w:val="20"/>
          <w:lang w:val="en-GB"/>
        </w:rPr>
        <w:t xml:space="preserve"> </w:t>
      </w:r>
      <w:r w:rsidR="00FA05C6">
        <w:rPr>
          <w:sz w:val="20"/>
          <w:szCs w:val="20"/>
          <w:lang w:val="en-GB"/>
        </w:rPr>
        <w:t>either</w:t>
      </w:r>
    </w:p>
    <w:p w:rsidR="00FA05C6" w:rsidP="00FF5CB1" w:rsidRDefault="00FA05C6" w14:paraId="29C4D27C" w14:textId="1A27209C">
      <w:pPr>
        <w:pStyle w:val="ListParagraph"/>
        <w:numPr>
          <w:ilvl w:val="0"/>
          <w:numId w:val="60"/>
        </w:numPr>
        <w:rPr>
          <w:sz w:val="20"/>
          <w:szCs w:val="20"/>
          <w:lang w:val="en-GB"/>
        </w:rPr>
      </w:pPr>
      <w:r>
        <w:rPr>
          <w:sz w:val="20"/>
          <w:szCs w:val="20"/>
          <w:lang w:val="en-GB"/>
        </w:rPr>
        <w:t xml:space="preserve">Replaced </w:t>
      </w:r>
      <w:r w:rsidR="00B31A09">
        <w:rPr>
          <w:sz w:val="20"/>
          <w:szCs w:val="20"/>
          <w:lang w:val="en-GB"/>
        </w:rPr>
        <w:t>by mean</w:t>
      </w:r>
      <w:r w:rsidR="00512A18">
        <w:rPr>
          <w:sz w:val="20"/>
          <w:szCs w:val="20"/>
          <w:lang w:val="en-GB"/>
        </w:rPr>
        <w:t xml:space="preserve"> (</w:t>
      </w:r>
      <w:r w:rsidR="00646B84">
        <w:rPr>
          <w:sz w:val="20"/>
          <w:szCs w:val="20"/>
          <w:lang w:val="en-GB"/>
        </w:rPr>
        <w:t xml:space="preserve">e.g. </w:t>
      </w:r>
      <w:proofErr w:type="spellStart"/>
      <w:r w:rsidR="00646B84">
        <w:rPr>
          <w:sz w:val="20"/>
          <w:szCs w:val="20"/>
          <w:lang w:val="en-GB"/>
        </w:rPr>
        <w:t>mean_payoutDays</w:t>
      </w:r>
      <w:proofErr w:type="spellEnd"/>
      <w:r w:rsidR="00512A18">
        <w:rPr>
          <w:sz w:val="20"/>
          <w:szCs w:val="20"/>
          <w:lang w:val="en-GB"/>
        </w:rPr>
        <w:t>)</w:t>
      </w:r>
    </w:p>
    <w:p w:rsidR="00B31A09" w:rsidP="00FF5CB1" w:rsidRDefault="00B31A09" w14:paraId="2C9ABAAB" w14:textId="23DC9781">
      <w:pPr>
        <w:pStyle w:val="ListParagraph"/>
        <w:numPr>
          <w:ilvl w:val="0"/>
          <w:numId w:val="60"/>
        </w:numPr>
        <w:rPr>
          <w:sz w:val="20"/>
          <w:szCs w:val="20"/>
          <w:lang w:val="en-GB"/>
        </w:rPr>
      </w:pPr>
      <w:r>
        <w:rPr>
          <w:sz w:val="20"/>
          <w:szCs w:val="20"/>
          <w:lang w:val="en-GB"/>
        </w:rPr>
        <w:t>Replaced by</w:t>
      </w:r>
      <w:r w:rsidR="00512A18">
        <w:rPr>
          <w:sz w:val="20"/>
          <w:szCs w:val="20"/>
          <w:lang w:val="en-GB"/>
        </w:rPr>
        <w:t xml:space="preserve"> 0 </w:t>
      </w:r>
      <w:r w:rsidR="00646B84">
        <w:rPr>
          <w:sz w:val="20"/>
          <w:szCs w:val="20"/>
          <w:lang w:val="en-GB"/>
        </w:rPr>
        <w:t xml:space="preserve">(e.g. </w:t>
      </w:r>
      <w:proofErr w:type="spellStart"/>
      <w:r w:rsidR="00646B84">
        <w:rPr>
          <w:sz w:val="20"/>
          <w:szCs w:val="20"/>
          <w:lang w:val="en-GB"/>
        </w:rPr>
        <w:t>sum_payout</w:t>
      </w:r>
      <w:proofErr w:type="spellEnd"/>
      <w:r w:rsidR="00646B84">
        <w:rPr>
          <w:sz w:val="20"/>
          <w:szCs w:val="20"/>
          <w:lang w:val="en-GB"/>
        </w:rPr>
        <w:t>)</w:t>
      </w:r>
    </w:p>
    <w:p w:rsidR="00646B84" w:rsidP="00FF5CB1" w:rsidRDefault="00B25683" w14:paraId="3C9BE3DD" w14:textId="7EBD08AA">
      <w:pPr>
        <w:pStyle w:val="ListParagraph"/>
        <w:numPr>
          <w:ilvl w:val="0"/>
          <w:numId w:val="60"/>
        </w:numPr>
        <w:rPr>
          <w:sz w:val="20"/>
          <w:szCs w:val="20"/>
          <w:lang w:val="en-GB"/>
        </w:rPr>
      </w:pPr>
      <w:r>
        <w:rPr>
          <w:sz w:val="20"/>
          <w:szCs w:val="20"/>
          <w:lang w:val="en-GB"/>
        </w:rPr>
        <w:t xml:space="preserve">Certain string values to avoid errors (e.g. ‘XX’ for countries and ‘None’ for </w:t>
      </w:r>
      <w:proofErr w:type="spellStart"/>
      <w:r>
        <w:rPr>
          <w:sz w:val="20"/>
          <w:szCs w:val="20"/>
          <w:lang w:val="en-GB"/>
        </w:rPr>
        <w:t>terminationReasons</w:t>
      </w:r>
      <w:proofErr w:type="spellEnd"/>
      <w:r>
        <w:rPr>
          <w:sz w:val="20"/>
          <w:szCs w:val="20"/>
          <w:lang w:val="en-GB"/>
        </w:rPr>
        <w:t>)</w:t>
      </w:r>
    </w:p>
    <w:p w:rsidR="00B11319" w:rsidP="00FF5CB1" w:rsidRDefault="00E35856" w14:paraId="5D2D383A" w14:textId="1DC582D1">
      <w:pPr>
        <w:pStyle w:val="ListParagraph"/>
        <w:numPr>
          <w:ilvl w:val="0"/>
          <w:numId w:val="60"/>
        </w:numPr>
        <w:rPr>
          <w:sz w:val="20"/>
          <w:szCs w:val="20"/>
          <w:lang w:val="en-GB"/>
        </w:rPr>
      </w:pPr>
      <w:r>
        <w:rPr>
          <w:sz w:val="20"/>
          <w:szCs w:val="20"/>
          <w:lang w:val="en-GB"/>
        </w:rPr>
        <w:t>Column d</w:t>
      </w:r>
      <w:r w:rsidR="003464E6">
        <w:rPr>
          <w:sz w:val="20"/>
          <w:szCs w:val="20"/>
          <w:lang w:val="en-GB"/>
        </w:rPr>
        <w:t xml:space="preserve">ropped </w:t>
      </w:r>
      <w:r w:rsidR="00C76357">
        <w:rPr>
          <w:sz w:val="20"/>
          <w:szCs w:val="20"/>
          <w:lang w:val="en-GB"/>
        </w:rPr>
        <w:t xml:space="preserve">(e.g. </w:t>
      </w:r>
      <w:proofErr w:type="spellStart"/>
      <w:r w:rsidR="00C76357">
        <w:rPr>
          <w:sz w:val="20"/>
          <w:szCs w:val="20"/>
          <w:lang w:val="en-GB"/>
        </w:rPr>
        <w:t>product_code</w:t>
      </w:r>
      <w:proofErr w:type="spellEnd"/>
      <w:r w:rsidR="007826FC">
        <w:rPr>
          <w:sz w:val="20"/>
          <w:szCs w:val="20"/>
          <w:lang w:val="en-GB"/>
        </w:rPr>
        <w:t>)</w:t>
      </w:r>
    </w:p>
    <w:p w:rsidRPr="007826FC" w:rsidR="007826FC" w:rsidP="007826FC" w:rsidRDefault="007826FC" w14:paraId="1266269A" w14:textId="3CF1D5D6">
      <w:pPr>
        <w:rPr>
          <w:sz w:val="20"/>
          <w:szCs w:val="20"/>
          <w:lang w:val="en-GB"/>
          <w:rPrChange w:author="Jonathan Leipold - BDAE Gruppe" w:date="2023-10-19T23:06:00Z" w:id="654">
            <w:rPr>
              <w:lang w:val="en-GB"/>
            </w:rPr>
          </w:rPrChange>
        </w:rPr>
      </w:pPr>
      <w:r>
        <w:rPr>
          <w:sz w:val="20"/>
          <w:szCs w:val="20"/>
          <w:lang w:val="en-GB"/>
        </w:rPr>
        <w:t xml:space="preserve">In some </w:t>
      </w:r>
      <w:r w:rsidR="00A96F36">
        <w:rPr>
          <w:sz w:val="20"/>
          <w:szCs w:val="20"/>
          <w:lang w:val="en-GB"/>
        </w:rPr>
        <w:t>cases,</w:t>
      </w:r>
      <w:r>
        <w:rPr>
          <w:sz w:val="20"/>
          <w:szCs w:val="20"/>
          <w:lang w:val="en-GB"/>
        </w:rPr>
        <w:t xml:space="preserve"> company internal feedback was needed to clarify, if the amount of missing values make sense and how to handle them </w:t>
      </w:r>
      <w:r w:rsidRPr="00D6287A" w:rsidR="00D6287A">
        <w:rPr>
          <w:sz w:val="20"/>
          <w:szCs w:val="20"/>
          <w:lang w:val="en-GB"/>
        </w:rPr>
        <w:t>meaningful</w:t>
      </w:r>
      <w:r w:rsidR="00D6287A">
        <w:rPr>
          <w:sz w:val="20"/>
          <w:szCs w:val="20"/>
          <w:lang w:val="en-GB"/>
        </w:rPr>
        <w:t>.</w:t>
      </w:r>
    </w:p>
    <w:p w:rsidR="00ED2FEF" w:rsidRDefault="00ED2FEF" w14:paraId="0CAE4AF9" w14:textId="77777777">
      <w:pPr>
        <w:rPr>
          <w:sz w:val="20"/>
          <w:szCs w:val="20"/>
          <w:lang w:val="en-GB"/>
        </w:rPr>
      </w:pPr>
    </w:p>
    <w:p w:rsidR="00ED2FEF" w:rsidP="00ED2FEF" w:rsidRDefault="00ED2FEF" w14:paraId="09F259B0" w14:textId="77777777">
      <w:pPr>
        <w:pStyle w:val="Heading3"/>
        <w:rPr>
          <w:lang w:val="en-GB"/>
        </w:rPr>
      </w:pPr>
      <w:bookmarkStart w:name="_Toc148803232" w:id="655"/>
      <w:bookmarkStart w:name="_Toc94627923" w:id="656"/>
      <w:r>
        <w:rPr>
          <w:lang w:val="en-GB"/>
        </w:rPr>
        <w:t>Outliers</w:t>
      </w:r>
      <w:bookmarkEnd w:id="655"/>
      <w:bookmarkEnd w:id="656"/>
    </w:p>
    <w:p w:rsidR="0012403A" w:rsidP="0012403A" w:rsidRDefault="00BB37F7" w14:paraId="75EE55D7" w14:textId="77777777">
      <w:pPr>
        <w:rPr>
          <w:lang w:val="en-GB"/>
        </w:rPr>
      </w:pPr>
      <w:r>
        <w:rPr>
          <w:lang w:val="en-GB"/>
        </w:rPr>
        <w:t xml:space="preserve">Due to the large number of features the columns got split </w:t>
      </w:r>
      <w:r w:rsidR="005303E4">
        <w:rPr>
          <w:lang w:val="en-GB"/>
        </w:rPr>
        <w:t xml:space="preserve">by </w:t>
      </w:r>
      <w:r>
        <w:rPr>
          <w:lang w:val="en-GB"/>
        </w:rPr>
        <w:t>their d</w:t>
      </w:r>
      <w:r w:rsidR="005303E4">
        <w:rPr>
          <w:lang w:val="en-GB"/>
        </w:rPr>
        <w:t xml:space="preserve">atatypes for </w:t>
      </w:r>
      <w:r>
        <w:rPr>
          <w:lang w:val="en-GB"/>
        </w:rPr>
        <w:t>outlier detection</w:t>
      </w:r>
      <w:r w:rsidR="005303E4">
        <w:rPr>
          <w:lang w:val="en-GB"/>
        </w:rPr>
        <w:t xml:space="preserve">. If outliers where detected </w:t>
      </w:r>
      <w:r w:rsidR="0012403A">
        <w:rPr>
          <w:lang w:val="en-GB"/>
        </w:rPr>
        <w:t xml:space="preserve">the preprocessing function got </w:t>
      </w:r>
      <w:r w:rsidRPr="0012403A" w:rsidR="0012403A">
        <w:rPr>
          <w:lang w:val="en-GB"/>
        </w:rPr>
        <w:t>adjusted accordingly</w:t>
      </w:r>
      <w:r w:rsidR="0012403A">
        <w:rPr>
          <w:lang w:val="en-GB"/>
        </w:rPr>
        <w:t xml:space="preserve">. </w:t>
      </w:r>
    </w:p>
    <w:p w:rsidR="00444E7C" w:rsidP="00BB37F7" w:rsidRDefault="00702C9A" w14:paraId="449C10A8" w14:textId="025C8093">
      <w:pPr>
        <w:rPr>
          <w:lang w:val="en-GB"/>
        </w:rPr>
      </w:pPr>
      <w:r>
        <w:rPr>
          <w:lang w:val="en-GB"/>
        </w:rPr>
        <w:t xml:space="preserve">Depending </w:t>
      </w:r>
      <w:r w:rsidRPr="0C1DBC66" w:rsidR="0C1DBC66">
        <w:rPr>
          <w:lang w:val="en-GB"/>
        </w:rPr>
        <w:t>o</w:t>
      </w:r>
      <w:ins w:author="Gastbenutzer" w:date="2023-10-21T21:09:00Z" w:id="657">
        <w:r w:rsidRPr="0C1DBC66" w:rsidR="0C1DBC66">
          <w:rPr>
            <w:lang w:val="en-GB"/>
          </w:rPr>
          <w:t>n</w:t>
        </w:r>
      </w:ins>
      <w:del w:author="Gastbenutzer" w:date="2023-10-21T21:09:00Z" w:id="658">
        <w:r>
          <w:rPr>
            <w:lang w:val="en-GB"/>
          </w:rPr>
          <w:delText>f</w:delText>
        </w:r>
      </w:del>
      <w:r>
        <w:rPr>
          <w:lang w:val="en-GB"/>
        </w:rPr>
        <w:t xml:space="preserve"> </w:t>
      </w:r>
      <w:r w:rsidR="00E85CDC">
        <w:rPr>
          <w:lang w:val="en-GB"/>
        </w:rPr>
        <w:t>the columns content</w:t>
      </w:r>
      <w:r w:rsidR="00003813">
        <w:rPr>
          <w:lang w:val="en-GB"/>
        </w:rPr>
        <w:t>:</w:t>
      </w:r>
      <w:r w:rsidR="00E85CDC">
        <w:rPr>
          <w:lang w:val="en-GB"/>
        </w:rPr>
        <w:t xml:space="preserve"> </w:t>
      </w:r>
    </w:p>
    <w:p w:rsidR="00D106BA" w:rsidP="00444E7C" w:rsidRDefault="00003813" w14:paraId="710DA81A" w14:textId="71FE3057">
      <w:pPr>
        <w:pStyle w:val="ListParagraph"/>
        <w:numPr>
          <w:ilvl w:val="0"/>
          <w:numId w:val="59"/>
        </w:numPr>
        <w:rPr>
          <w:lang w:val="en-GB"/>
        </w:rPr>
      </w:pPr>
      <w:r>
        <w:rPr>
          <w:lang w:val="en-GB"/>
        </w:rPr>
        <w:t>The column g</w:t>
      </w:r>
      <w:r w:rsidR="00444E7C">
        <w:rPr>
          <w:lang w:val="en-GB"/>
        </w:rPr>
        <w:t xml:space="preserve">ot dropped, because </w:t>
      </w:r>
      <w:r w:rsidR="00D106BA">
        <w:rPr>
          <w:lang w:val="en-GB"/>
        </w:rPr>
        <w:t xml:space="preserve">it is redundant </w:t>
      </w:r>
      <w:r w:rsidR="00A22D23">
        <w:rPr>
          <w:lang w:val="en-GB"/>
        </w:rPr>
        <w:t xml:space="preserve">due to </w:t>
      </w:r>
      <w:r w:rsidR="0054355C">
        <w:rPr>
          <w:lang w:val="en-GB"/>
        </w:rPr>
        <w:t xml:space="preserve">new features (e.g. </w:t>
      </w:r>
      <w:proofErr w:type="spellStart"/>
      <w:r w:rsidR="0054355C">
        <w:rPr>
          <w:lang w:val="en-GB"/>
        </w:rPr>
        <w:t>lastYear</w:t>
      </w:r>
      <w:proofErr w:type="spellEnd"/>
      <w:r w:rsidR="0054355C">
        <w:rPr>
          <w:lang w:val="en-GB"/>
        </w:rPr>
        <w:t>-columns</w:t>
      </w:r>
      <w:r w:rsidR="00020A76">
        <w:rPr>
          <w:lang w:val="en-GB"/>
        </w:rPr>
        <w:t xml:space="preserve"> after adding </w:t>
      </w:r>
      <w:proofErr w:type="spellStart"/>
      <w:r w:rsidR="00020A76">
        <w:rPr>
          <w:lang w:val="en-GB"/>
        </w:rPr>
        <w:t>lastActivYear</w:t>
      </w:r>
      <w:proofErr w:type="spellEnd"/>
      <w:r w:rsidR="00020A76">
        <w:rPr>
          <w:lang w:val="en-GB"/>
        </w:rPr>
        <w:t>-columns</w:t>
      </w:r>
      <w:r w:rsidR="0054355C">
        <w:rPr>
          <w:lang w:val="en-GB"/>
        </w:rPr>
        <w:t>)</w:t>
      </w:r>
    </w:p>
    <w:p w:rsidR="00254A74" w:rsidP="00444E7C" w:rsidRDefault="00003813" w14:paraId="33C73948" w14:textId="3695C92E">
      <w:pPr>
        <w:pStyle w:val="ListParagraph"/>
        <w:numPr>
          <w:ilvl w:val="0"/>
          <w:numId w:val="59"/>
        </w:numPr>
        <w:rPr>
          <w:lang w:val="en-GB"/>
        </w:rPr>
      </w:pPr>
      <w:r>
        <w:rPr>
          <w:lang w:val="en-GB"/>
        </w:rPr>
        <w:t>The column g</w:t>
      </w:r>
      <w:r w:rsidR="00D106BA">
        <w:rPr>
          <w:lang w:val="en-GB"/>
        </w:rPr>
        <w:t>ot replaced</w:t>
      </w:r>
      <w:r w:rsidR="00230508">
        <w:rPr>
          <w:lang w:val="en-GB"/>
        </w:rPr>
        <w:t xml:space="preserve"> by </w:t>
      </w:r>
      <w:r w:rsidR="00507C0F">
        <w:rPr>
          <w:lang w:val="en-GB"/>
        </w:rPr>
        <w:t xml:space="preserve">another column to </w:t>
      </w:r>
      <w:r w:rsidR="008F6BFC">
        <w:rPr>
          <w:lang w:val="en-GB"/>
        </w:rPr>
        <w:t>avoid high correlations</w:t>
      </w:r>
      <w:r w:rsidR="000A372C">
        <w:rPr>
          <w:lang w:val="en-GB"/>
        </w:rPr>
        <w:t xml:space="preserve"> (e.g. </w:t>
      </w:r>
      <w:proofErr w:type="spellStart"/>
      <w:r w:rsidR="00480D90">
        <w:rPr>
          <w:lang w:val="en-GB"/>
        </w:rPr>
        <w:t>sum_payout</w:t>
      </w:r>
      <w:r w:rsidR="00522A78">
        <w:rPr>
          <w:lang w:val="en-GB"/>
        </w:rPr>
        <w:t>_lastActivYear</w:t>
      </w:r>
      <w:proofErr w:type="spellEnd"/>
      <w:r w:rsidR="00522A78">
        <w:rPr>
          <w:lang w:val="en-GB"/>
        </w:rPr>
        <w:t xml:space="preserve"> by </w:t>
      </w:r>
      <w:proofErr w:type="spellStart"/>
      <w:r w:rsidR="00522A78">
        <w:rPr>
          <w:lang w:val="en-GB"/>
        </w:rPr>
        <w:t>payout</w:t>
      </w:r>
      <w:r w:rsidR="00254A74">
        <w:rPr>
          <w:lang w:val="en-GB"/>
        </w:rPr>
        <w:t>_ratio_lastActivYear</w:t>
      </w:r>
      <w:proofErr w:type="spellEnd"/>
      <w:r w:rsidR="00F05FD4">
        <w:rPr>
          <w:lang w:val="en-GB"/>
        </w:rPr>
        <w:t>)</w:t>
      </w:r>
    </w:p>
    <w:p w:rsidR="00003813" w:rsidP="00444E7C" w:rsidRDefault="00003813" w14:paraId="596748A2" w14:textId="185409D2">
      <w:pPr>
        <w:pStyle w:val="ListParagraph"/>
        <w:numPr>
          <w:ilvl w:val="0"/>
          <w:numId w:val="59"/>
        </w:numPr>
        <w:rPr>
          <w:lang w:val="en-GB"/>
        </w:rPr>
      </w:pPr>
      <w:r>
        <w:rPr>
          <w:lang w:val="en-GB"/>
        </w:rPr>
        <w:t xml:space="preserve">Outliers were dropped (e.g. </w:t>
      </w:r>
      <w:proofErr w:type="spellStart"/>
      <w:r w:rsidR="00013F64">
        <w:rPr>
          <w:lang w:val="en-GB"/>
        </w:rPr>
        <w:t>sum_claimed</w:t>
      </w:r>
      <w:proofErr w:type="spellEnd"/>
      <w:r w:rsidR="00013F64">
        <w:rPr>
          <w:lang w:val="en-GB"/>
        </w:rPr>
        <w:t>-columns)</w:t>
      </w:r>
    </w:p>
    <w:p w:rsidR="00013F64" w:rsidP="00013F64" w:rsidRDefault="00013F64" w14:paraId="0EAE3548" w14:textId="650D11EA">
      <w:pPr>
        <w:rPr>
          <w:lang w:val="en-GB"/>
        </w:rPr>
      </w:pPr>
      <w:r>
        <w:rPr>
          <w:lang w:val="en-GB"/>
        </w:rPr>
        <w:t>This way the top 10 numerous outlier columns</w:t>
      </w:r>
      <w:r w:rsidR="00B7549D">
        <w:rPr>
          <w:lang w:val="en-GB"/>
        </w:rPr>
        <w:t xml:space="preserve"> got </w:t>
      </w:r>
      <w:proofErr w:type="spellStart"/>
      <w:r w:rsidR="00B7549D">
        <w:rPr>
          <w:lang w:val="en-GB"/>
        </w:rPr>
        <w:t>preprocessed</w:t>
      </w:r>
      <w:proofErr w:type="spellEnd"/>
      <w:r w:rsidR="00B7549D">
        <w:rPr>
          <w:lang w:val="en-GB"/>
        </w:rPr>
        <w:t xml:space="preserve"> </w:t>
      </w:r>
      <w:r w:rsidR="005354C9">
        <w:rPr>
          <w:lang w:val="en-GB"/>
        </w:rPr>
        <w:t>like</w:t>
      </w:r>
      <w:r w:rsidR="00B7549D">
        <w:rPr>
          <w:lang w:val="en-GB"/>
        </w:rPr>
        <w:t xml:space="preserve"> this:</w:t>
      </w:r>
    </w:p>
    <w:p w:rsidR="00A952AE" w:rsidRDefault="00B7549D" w14:paraId="3B0B8F81" w14:textId="2839E64E">
      <w:pPr>
        <w:keepNext/>
        <w:pPrChange w:author="Jonathan Leipold - BDAE Gruppe" w:date="2023-10-19T22:46:00Z" w:id="659">
          <w:pPr/>
        </w:pPrChange>
      </w:pPr>
      <w:r>
        <w:rPr>
          <w:noProof/>
        </w:rPr>
        <w:drawing>
          <wp:inline distT="0" distB="0" distL="0" distR="0" wp14:anchorId="26F88C36" wp14:editId="77C8A2D0">
            <wp:extent cx="5274310" cy="3502025"/>
            <wp:effectExtent l="0" t="0" r="2540" b="3175"/>
            <wp:docPr id="1846102808" name="Grafik 1846102808" descr="Ein Bild, das Text, Zahl, Schrif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102808"/>
                    <pic:cNvPicPr/>
                  </pic:nvPicPr>
                  <pic:blipFill>
                    <a:blip r:embed="rId29">
                      <a:extLst>
                        <a:ext uri="{28A0092B-C50C-407E-A947-70E740481C1C}">
                          <a14:useLocalDpi xmlns:a14="http://schemas.microsoft.com/office/drawing/2010/main" val="0"/>
                        </a:ext>
                      </a:extLst>
                    </a:blip>
                    <a:stretch>
                      <a:fillRect/>
                    </a:stretch>
                  </pic:blipFill>
                  <pic:spPr>
                    <a:xfrm>
                      <a:off x="0" y="0"/>
                      <a:ext cx="5274310" cy="3502025"/>
                    </a:xfrm>
                    <a:prstGeom prst="rect">
                      <a:avLst/>
                    </a:prstGeom>
                  </pic:spPr>
                </pic:pic>
              </a:graphicData>
            </a:graphic>
          </wp:inline>
        </w:drawing>
      </w:r>
    </w:p>
    <w:p w:rsidRPr="00013F64" w:rsidR="00B7549D" w:rsidRDefault="00A952AE" w14:paraId="5D763FC5" w14:textId="7C3F2761">
      <w:pPr>
        <w:pStyle w:val="Caption"/>
        <w:rPr>
          <w:lang w:val="en-GB"/>
        </w:rPr>
        <w:pPrChange w:author="Jonathan Leipold - BDAE Gruppe" w:date="2023-10-19T22:46:00Z" w:id="660">
          <w:pPr>
            <w:pStyle w:val="ListParagraph"/>
            <w:numPr>
              <w:numId w:val="59"/>
            </w:numPr>
            <w:ind w:hanging="360"/>
          </w:pPr>
        </w:pPrChange>
      </w:pPr>
      <w:r w:rsidRPr="00921A8D">
        <w:rPr>
          <w:lang w:val="en-GB"/>
          <w:rPrChange w:author="Jonathan Leipold - BDAE Gruppe" w:date="2023-10-19T23:46:00Z" w:id="661">
            <w:rPr>
              <w:i/>
              <w:iCs/>
            </w:rPr>
          </w:rPrChange>
        </w:rPr>
        <w:t xml:space="preserve">Figure </w:t>
      </w:r>
      <w:r>
        <w:fldChar w:fldCharType="begin"/>
      </w:r>
      <w:r w:rsidRPr="07100B5D">
        <w:rPr>
          <w:lang w:val="en-GB"/>
        </w:rPr>
        <w:instrText xml:space="preserve"> SEQ Figure \* ARABIC </w:instrText>
      </w:r>
      <w:r>
        <w:fldChar w:fldCharType="separate"/>
      </w:r>
      <w:ins w:author="Jonathan Leipold - BDAE Gruppe" w:date="2023-10-22T23:20:00Z" w:id="662">
        <w:r w:rsidR="002B6A51">
          <w:rPr>
            <w:noProof/>
            <w:lang w:val="en-GB"/>
          </w:rPr>
          <w:t>12</w:t>
        </w:r>
      </w:ins>
      <w:del w:author="Jonathan Leipold - BDAE Gruppe" w:date="2023-10-22T22:56:00Z" w:id="663">
        <w:r w:rsidDel="00FF6CF0" w:rsidR="006147FD">
          <w:rPr>
            <w:noProof/>
            <w:lang w:val="en-GB"/>
          </w:rPr>
          <w:delText>11</w:delText>
        </w:r>
      </w:del>
      <w:r>
        <w:fldChar w:fldCharType="end"/>
      </w:r>
      <w:r w:rsidRPr="00921A8D">
        <w:rPr>
          <w:lang w:val="en-GB"/>
          <w:rPrChange w:author="Jonathan Leipold - BDAE Gruppe" w:date="2023-10-19T23:46:00Z" w:id="664">
            <w:rPr>
              <w:i/>
              <w:iCs/>
            </w:rPr>
          </w:rPrChange>
        </w:rPr>
        <w:t>: Top 10 initial outlier columns</w:t>
      </w:r>
    </w:p>
    <w:p w:rsidR="00A952AE" w:rsidRDefault="006454A1" w14:paraId="6BCA7DA0" w14:textId="50450C09">
      <w:pPr>
        <w:keepNext/>
        <w:pPrChange w:author="Jonathan Leipold - BDAE Gruppe" w:date="2023-10-19T22:47:00Z" w:id="665">
          <w:pPr/>
        </w:pPrChange>
      </w:pPr>
      <w:r>
        <w:rPr>
          <w:noProof/>
        </w:rPr>
        <w:drawing>
          <wp:inline distT="0" distB="0" distL="0" distR="0" wp14:anchorId="4FE395AC" wp14:editId="47A67D7F">
            <wp:extent cx="5274310" cy="3494405"/>
            <wp:effectExtent l="0" t="0" r="2540" b="0"/>
            <wp:docPr id="1109857978" name="Grafik 1109857978" descr="Ein Bild, das Text, Zahl, paralle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857978"/>
                    <pic:cNvPicPr/>
                  </pic:nvPicPr>
                  <pic:blipFill>
                    <a:blip r:embed="rId30">
                      <a:extLst>
                        <a:ext uri="{28A0092B-C50C-407E-A947-70E740481C1C}">
                          <a14:useLocalDpi xmlns:a14="http://schemas.microsoft.com/office/drawing/2010/main" val="0"/>
                        </a:ext>
                      </a:extLst>
                    </a:blip>
                    <a:stretch>
                      <a:fillRect/>
                    </a:stretch>
                  </pic:blipFill>
                  <pic:spPr>
                    <a:xfrm>
                      <a:off x="0" y="0"/>
                      <a:ext cx="5274310" cy="3494405"/>
                    </a:xfrm>
                    <a:prstGeom prst="rect">
                      <a:avLst/>
                    </a:prstGeom>
                  </pic:spPr>
                </pic:pic>
              </a:graphicData>
            </a:graphic>
          </wp:inline>
        </w:drawing>
      </w:r>
    </w:p>
    <w:p w:rsidRPr="00B7549D" w:rsidR="00555530" w:rsidRDefault="00A952AE" w14:paraId="7EAB9C36" w14:textId="77040238">
      <w:pPr>
        <w:pStyle w:val="Caption"/>
        <w:rPr>
          <w:ins w:author="Jonathan Leipold - BDAE Gruppe" w:date="2023-10-17T22:58:00Z" w:id="666"/>
          <w:lang w:val="en-GB"/>
        </w:rPr>
        <w:pPrChange w:author="Jonathan Leipold - BDAE Gruppe" w:date="2023-10-19T23:10:00Z" w:id="667">
          <w:pPr/>
        </w:pPrChange>
      </w:pPr>
      <w:r w:rsidRPr="005354C9">
        <w:rPr>
          <w:lang w:val="en-GB"/>
          <w:rPrChange w:author="Jonathan Leipold - BDAE Gruppe" w:date="2023-10-19T22:47:00Z" w:id="668">
            <w:rPr>
              <w:i/>
              <w:iCs/>
            </w:rPr>
          </w:rPrChange>
        </w:rPr>
        <w:t xml:space="preserve">Figure </w:t>
      </w:r>
      <w:r>
        <w:fldChar w:fldCharType="begin"/>
      </w:r>
      <w:r w:rsidRPr="773EB945">
        <w:rPr>
          <w:lang w:val="en-GB"/>
        </w:rPr>
        <w:instrText xml:space="preserve"> SEQ Figure \* ARABIC </w:instrText>
      </w:r>
      <w:r>
        <w:fldChar w:fldCharType="separate"/>
      </w:r>
      <w:ins w:author="Jonathan Leipold - BDAE Gruppe" w:date="2023-10-22T23:20:00Z" w:id="669">
        <w:r w:rsidR="002B6A51">
          <w:rPr>
            <w:noProof/>
            <w:lang w:val="en-GB"/>
          </w:rPr>
          <w:t>13</w:t>
        </w:r>
      </w:ins>
      <w:del w:author="Jonathan Leipold - BDAE Gruppe" w:date="2023-10-22T22:56:00Z" w:id="670">
        <w:r w:rsidDel="00FF6CF0" w:rsidR="006147FD">
          <w:rPr>
            <w:noProof/>
            <w:lang w:val="en-GB"/>
          </w:rPr>
          <w:delText>12</w:delText>
        </w:r>
      </w:del>
      <w:r>
        <w:fldChar w:fldCharType="end"/>
      </w:r>
      <w:r w:rsidRPr="005354C9">
        <w:rPr>
          <w:lang w:val="en-GB"/>
          <w:rPrChange w:author="Jonathan Leipold - BDAE Gruppe" w:date="2023-10-19T22:47:00Z" w:id="671">
            <w:rPr>
              <w:i/>
              <w:iCs/>
            </w:rPr>
          </w:rPrChange>
        </w:rPr>
        <w:t>: Top 10 initial outlier columns after preprocessing</w:t>
      </w:r>
      <w:r w:rsidRPr="00B7549D" w:rsidDel="00B7549D" w:rsidR="00555530">
        <w:rPr>
          <w:lang w:val="en-GB"/>
        </w:rPr>
        <w:br w:type="page"/>
      </w:r>
    </w:p>
    <w:p w:rsidR="00555530" w:rsidP="00555530" w:rsidRDefault="00555530" w14:paraId="65D4FBDC" w14:textId="621D7349">
      <w:pPr>
        <w:pStyle w:val="Heading2"/>
        <w:spacing w:before="360" w:after="120"/>
        <w:jc w:val="both"/>
        <w:rPr>
          <w:ins w:author="Jonathan Leipold - BDAE Gruppe" w:date="2023-10-18T18:01:00Z" w:id="672"/>
          <w:sz w:val="22"/>
          <w:lang w:val="en-GB"/>
        </w:rPr>
      </w:pPr>
      <w:bookmarkStart w:name="_Toc148803233" w:id="673"/>
      <w:bookmarkStart w:name="_Toc1215845523" w:id="674"/>
      <w:ins w:author="Jonathan Leipold - BDAE Gruppe" w:date="2023-10-17T22:59:00Z" w:id="675">
        <w:r w:rsidRPr="59DC0485">
          <w:rPr>
            <w:sz w:val="22"/>
            <w:lang w:val="en-GB"/>
            <w:rPrChange w:author="Jonathan Leipold - BDAE Gruppe" w:date="2023-10-18T10:09:00Z" w:id="676">
              <w:rPr>
                <w:lang w:val="en-GB"/>
              </w:rPr>
            </w:rPrChange>
          </w:rPr>
          <w:t>II.2.</w:t>
        </w:r>
      </w:ins>
      <w:ins w:author="Jonathan Leipold - BDAE Gruppe" w:date="2023-10-18T19:00:00Z" w:id="677">
        <w:r w:rsidRPr="59DC0485" w:rsidR="00087D8B">
          <w:rPr>
            <w:sz w:val="22"/>
            <w:lang w:val="en-GB"/>
          </w:rPr>
          <w:t>3</w:t>
        </w:r>
      </w:ins>
      <w:ins w:author="Jonathan Leipold - BDAE Gruppe" w:date="2023-10-17T22:59:00Z" w:id="678">
        <w:r w:rsidRPr="59DC0485">
          <w:rPr>
            <w:sz w:val="22"/>
            <w:lang w:val="en-GB"/>
            <w:rPrChange w:author="Jonathan Leipold - BDAE Gruppe" w:date="2023-10-18T10:09:00Z" w:id="679">
              <w:rPr>
                <w:lang w:val="en-GB"/>
              </w:rPr>
            </w:rPrChange>
          </w:rPr>
          <w:t xml:space="preserve"> Visualization </w:t>
        </w:r>
        <w:r w:rsidRPr="59DC0485" w:rsidR="00B76BA7">
          <w:rPr>
            <w:sz w:val="22"/>
            <w:lang w:val="en-GB"/>
            <w:rPrChange w:author="Jonathan Leipold - BDAE Gruppe" w:date="2023-10-18T10:09:00Z" w:id="680">
              <w:rPr>
                <w:lang w:val="en-GB"/>
              </w:rPr>
            </w:rPrChange>
          </w:rPr>
          <w:t>&amp; Dependencies</w:t>
        </w:r>
      </w:ins>
      <w:bookmarkEnd w:id="673"/>
      <w:bookmarkEnd w:id="674"/>
    </w:p>
    <w:p w:rsidRPr="009031F0" w:rsidR="00EA722E" w:rsidRDefault="009031F0" w14:paraId="03172114" w14:textId="221F0A40">
      <w:pPr>
        <w:pStyle w:val="Heading3"/>
        <w:rPr>
          <w:ins w:author="Jonathan Leipold - BDAE Gruppe" w:date="2023-10-17T22:59:00Z" w:id="681"/>
          <w:lang w:val="en-GB"/>
        </w:rPr>
        <w:pPrChange w:author="Jonathan Leipold - BDAE Gruppe" w:date="2023-10-18T18:02:00Z" w:id="682">
          <w:pPr>
            <w:pStyle w:val="Heading2"/>
            <w:spacing w:before="360" w:after="120"/>
            <w:jc w:val="both"/>
          </w:pPr>
        </w:pPrChange>
      </w:pPr>
      <w:bookmarkStart w:name="_Toc148803234" w:id="683"/>
      <w:bookmarkStart w:name="_Toc1708322208" w:id="684"/>
      <w:ins w:author="Jonathan Leipold - BDAE Gruppe" w:date="2023-10-18T18:01:00Z" w:id="685">
        <w:r w:rsidRPr="009031F0">
          <w:rPr>
            <w:lang w:val="en-GB"/>
          </w:rPr>
          <w:t>Correlations between features:</w:t>
        </w:r>
      </w:ins>
      <w:bookmarkEnd w:id="683"/>
      <w:bookmarkEnd w:id="684"/>
    </w:p>
    <w:p w:rsidRPr="00992CCF" w:rsidR="00022572" w:rsidP="00022572" w:rsidRDefault="00BF7F55" w14:paraId="762577D0" w14:textId="7A5415BF">
      <w:pPr>
        <w:rPr>
          <w:ins w:author="Jonathan Leipold - BDAE Gruppe" w:date="2023-10-18T10:02:00Z" w:id="686"/>
          <w:sz w:val="20"/>
          <w:szCs w:val="20"/>
          <w:lang w:val="en-GB"/>
          <w:rPrChange w:author="Jonathan Leipold - BDAE Gruppe" w:date="2023-10-18T10:09:00Z" w:id="687">
            <w:rPr>
              <w:ins w:author="Jonathan Leipold - BDAE Gruppe" w:date="2023-10-18T10:02:00Z" w:id="688"/>
              <w:lang w:val="en-GB"/>
            </w:rPr>
          </w:rPrChange>
        </w:rPr>
      </w:pPr>
      <w:ins w:author="Jonathan Leipold - BDAE Gruppe" w:date="2023-10-17T23:03:00Z" w:id="689">
        <w:r w:rsidRPr="00992CCF">
          <w:rPr>
            <w:sz w:val="20"/>
            <w:szCs w:val="20"/>
            <w:lang w:val="en-GB"/>
            <w:rPrChange w:author="Jonathan Leipold - BDAE Gruppe" w:date="2023-10-18T10:09:00Z" w:id="690">
              <w:rPr>
                <w:lang w:val="en-GB"/>
              </w:rPr>
            </w:rPrChange>
          </w:rPr>
          <w:t>High correl</w:t>
        </w:r>
      </w:ins>
      <w:ins w:author="Jonathan Leipold - BDAE Gruppe" w:date="2023-10-17T23:04:00Z" w:id="691">
        <w:r w:rsidRPr="00992CCF">
          <w:rPr>
            <w:sz w:val="20"/>
            <w:szCs w:val="20"/>
            <w:lang w:val="en-GB"/>
            <w:rPrChange w:author="Jonathan Leipold - BDAE Gruppe" w:date="2023-10-18T10:09:00Z" w:id="692">
              <w:rPr>
                <w:lang w:val="en-GB"/>
              </w:rPr>
            </w:rPrChange>
          </w:rPr>
          <w:t>ations</w:t>
        </w:r>
      </w:ins>
      <w:ins w:author="Jonathan Leipold - BDAE Gruppe" w:date="2023-10-21T15:51:00Z" w:id="693">
        <w:r w:rsidR="00A90FB9">
          <w:rPr>
            <w:sz w:val="20"/>
            <w:szCs w:val="20"/>
            <w:lang w:val="en-GB"/>
          </w:rPr>
          <w:t xml:space="preserve"> was detected</w:t>
        </w:r>
      </w:ins>
      <w:ins w:author="Jonathan Leipold - BDAE Gruppe" w:date="2023-10-17T23:04:00Z" w:id="694">
        <w:r w:rsidRPr="00992CCF">
          <w:rPr>
            <w:sz w:val="20"/>
            <w:szCs w:val="20"/>
            <w:lang w:val="en-GB"/>
            <w:rPrChange w:author="Jonathan Leipold - BDAE Gruppe" w:date="2023-10-18T10:09:00Z" w:id="695">
              <w:rPr>
                <w:lang w:val="en-GB"/>
              </w:rPr>
            </w:rPrChange>
          </w:rPr>
          <w:t xml:space="preserve"> </w:t>
        </w:r>
      </w:ins>
      <w:ins w:author="Jonathan Leipold - BDAE Gruppe" w:date="2023-10-18T10:02:00Z" w:id="696">
        <w:r w:rsidRPr="00992CCF" w:rsidR="00DA2A73">
          <w:rPr>
            <w:sz w:val="20"/>
            <w:szCs w:val="20"/>
            <w:lang w:val="en-GB"/>
            <w:rPrChange w:author="Jonathan Leipold - BDAE Gruppe" w:date="2023-10-18T10:09:00Z" w:id="697">
              <w:rPr>
                <w:lang w:val="en-GB"/>
              </w:rPr>
            </w:rPrChange>
          </w:rPr>
          <w:t>especially between:</w:t>
        </w:r>
      </w:ins>
    </w:p>
    <w:p w:rsidRPr="00992CCF" w:rsidR="00DA2A73" w:rsidP="00DA2A73" w:rsidRDefault="003267B4" w14:paraId="20C0CF73" w14:textId="2B271755">
      <w:pPr>
        <w:pStyle w:val="ListParagraph"/>
        <w:numPr>
          <w:ilvl w:val="0"/>
          <w:numId w:val="54"/>
        </w:numPr>
        <w:rPr>
          <w:ins w:author="Jonathan Leipold - BDAE Gruppe" w:date="2023-10-18T10:04:00Z" w:id="698"/>
          <w:sz w:val="20"/>
          <w:szCs w:val="20"/>
          <w:lang w:val="en-GB"/>
          <w:rPrChange w:author="Jonathan Leipold - BDAE Gruppe" w:date="2023-10-18T10:09:00Z" w:id="699">
            <w:rPr>
              <w:ins w:author="Jonathan Leipold - BDAE Gruppe" w:date="2023-10-18T10:04:00Z" w:id="700"/>
              <w:lang w:val="en-GB"/>
            </w:rPr>
          </w:rPrChange>
        </w:rPr>
      </w:pPr>
      <w:ins w:author="Jonathan Leipold - BDAE Gruppe" w:date="2023-10-18T10:03:00Z" w:id="701">
        <w:r w:rsidRPr="00992CCF">
          <w:rPr>
            <w:sz w:val="20"/>
            <w:szCs w:val="20"/>
            <w:lang w:val="en-GB"/>
            <w:rPrChange w:author="Jonathan Leipold - BDAE Gruppe" w:date="2023-10-18T10:09:00Z" w:id="702">
              <w:rPr>
                <w:lang w:val="en-GB"/>
              </w:rPr>
            </w:rPrChange>
          </w:rPr>
          <w:t xml:space="preserve">Dates around </w:t>
        </w:r>
        <w:proofErr w:type="spellStart"/>
        <w:r w:rsidRPr="00992CCF">
          <w:rPr>
            <w:sz w:val="20"/>
            <w:szCs w:val="20"/>
            <w:lang w:val="en-GB"/>
            <w:rPrChange w:author="Jonathan Leipold - BDAE Gruppe" w:date="2023-10-18T10:09:00Z" w:id="703">
              <w:rPr>
                <w:lang w:val="en-GB"/>
              </w:rPr>
            </w:rPrChange>
          </w:rPr>
          <w:t>policy_startDate</w:t>
        </w:r>
      </w:ins>
      <w:proofErr w:type="spellEnd"/>
    </w:p>
    <w:p w:rsidR="003C291B" w:rsidP="00DA2A73" w:rsidRDefault="003C291B" w14:paraId="663A50A0" w14:textId="6121E330">
      <w:pPr>
        <w:pStyle w:val="ListParagraph"/>
        <w:numPr>
          <w:ilvl w:val="0"/>
          <w:numId w:val="54"/>
        </w:numPr>
        <w:rPr>
          <w:ins w:author="Jonathan Leipold - BDAE Gruppe" w:date="2023-10-18T10:21:00Z" w:id="704"/>
          <w:sz w:val="20"/>
          <w:szCs w:val="20"/>
          <w:lang w:val="en-GB"/>
        </w:rPr>
      </w:pPr>
      <w:ins w:author="Jonathan Leipold - BDAE Gruppe" w:date="2023-10-18T10:04:00Z" w:id="705">
        <w:r w:rsidRPr="00992CCF">
          <w:rPr>
            <w:sz w:val="20"/>
            <w:szCs w:val="20"/>
            <w:lang w:val="en-GB"/>
            <w:rPrChange w:author="Jonathan Leipold - BDAE Gruppe" w:date="2023-10-18T10:09:00Z" w:id="706">
              <w:rPr>
                <w:lang w:val="en-GB"/>
              </w:rPr>
            </w:rPrChange>
          </w:rPr>
          <w:t xml:space="preserve">Product specific </w:t>
        </w:r>
      </w:ins>
      <w:ins w:author="Jonathan Leipold - BDAE Gruppe" w:date="2023-10-18T10:20:00Z" w:id="707">
        <w:r w:rsidRPr="00AE717B" w:rsidR="00AE717B">
          <w:rPr>
            <w:sz w:val="20"/>
            <w:szCs w:val="20"/>
            <w:lang w:val="en-GB"/>
          </w:rPr>
          <w:t>characteristics</w:t>
        </w:r>
      </w:ins>
    </w:p>
    <w:p w:rsidRPr="009D77BF" w:rsidR="00AE717B" w:rsidP="00AE717B" w:rsidRDefault="00AE717B" w14:paraId="102C60EE" w14:textId="77777777">
      <w:pPr>
        <w:pStyle w:val="ListParagraph"/>
        <w:numPr>
          <w:ilvl w:val="0"/>
          <w:numId w:val="54"/>
        </w:numPr>
        <w:rPr>
          <w:ins w:author="Jonathan Leipold - BDAE Gruppe" w:date="2023-10-18T10:21:00Z" w:id="708"/>
          <w:sz w:val="20"/>
          <w:szCs w:val="20"/>
          <w:lang w:val="en-GB"/>
        </w:rPr>
      </w:pPr>
      <w:ins w:author="Jonathan Leipold - BDAE Gruppe" w:date="2023-10-18T10:21:00Z" w:id="709">
        <w:r w:rsidRPr="009D77BF">
          <w:rPr>
            <w:sz w:val="20"/>
            <w:szCs w:val="20"/>
            <w:lang w:val="en-GB"/>
          </w:rPr>
          <w:t>Claimed &amp; payout sums</w:t>
        </w:r>
      </w:ins>
    </w:p>
    <w:p w:rsidRPr="00992CCF" w:rsidR="00AE717B" w:rsidRDefault="00AE717B" w14:paraId="74914DDB" w14:textId="77777777">
      <w:pPr>
        <w:pStyle w:val="ListParagraph"/>
        <w:rPr>
          <w:ins w:author="Jonathan Leipold - BDAE Gruppe" w:date="2023-10-17T23:04:00Z" w:id="710"/>
          <w:sz w:val="20"/>
          <w:szCs w:val="20"/>
          <w:lang w:val="en-GB"/>
          <w:rPrChange w:author="Jonathan Leipold - BDAE Gruppe" w:date="2023-10-18T10:09:00Z" w:id="711">
            <w:rPr>
              <w:ins w:author="Jonathan Leipold - BDAE Gruppe" w:date="2023-10-17T23:04:00Z" w:id="712"/>
              <w:lang w:val="en-GB"/>
            </w:rPr>
          </w:rPrChange>
        </w:rPr>
        <w:pPrChange w:author="Jonathan Leipold - BDAE Gruppe" w:date="2023-10-18T10:21:00Z" w:id="713">
          <w:pPr/>
        </w:pPrChange>
      </w:pPr>
    </w:p>
    <w:p w:rsidR="00201371" w:rsidRDefault="00DA2A73" w14:paraId="40296D5C" w14:textId="77777777">
      <w:pPr>
        <w:keepNext/>
        <w:rPr>
          <w:ins w:author="Jonathan Leipold - BDAE Gruppe" w:date="2023-10-19T23:50:00Z" w:id="714"/>
        </w:rPr>
        <w:pPrChange w:author="Jonathan Leipold - BDAE Gruppe" w:date="2023-10-19T23:50:00Z" w:id="715">
          <w:pPr/>
        </w:pPrChange>
      </w:pPr>
      <w:ins w:author="Jonathan Leipold - BDAE Gruppe" w:date="2023-10-18T10:02:00Z" w:id="716">
        <w:r w:rsidRPr="00992CCF">
          <w:rPr>
            <w:noProof/>
            <w:sz w:val="20"/>
            <w:szCs w:val="20"/>
            <w:lang w:val="en-GB"/>
            <w:rPrChange w:author="Jonathan Leipold - BDAE Gruppe" w:date="2023-10-18T10:09:00Z" w:id="717">
              <w:rPr>
                <w:noProof/>
                <w:lang w:val="en-GB"/>
              </w:rPr>
            </w:rPrChange>
          </w:rPr>
          <w:drawing>
            <wp:inline distT="0" distB="0" distL="0" distR="0" wp14:anchorId="05B65961" wp14:editId="2EEFE792">
              <wp:extent cx="4905375" cy="3751967"/>
              <wp:effectExtent l="0" t="0" r="0" b="1270"/>
              <wp:docPr id="1336244289" name="Grafik 1336244289"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44289" name="Grafik 1" descr="Ein Bild, das Text, Screenshot, Diagramm, parallel enthält.&#10;&#10;Automatisch generierte Beschreibung"/>
                      <pic:cNvPicPr/>
                    </pic:nvPicPr>
                    <pic:blipFill>
                      <a:blip r:embed="rId31"/>
                      <a:stretch>
                        <a:fillRect/>
                      </a:stretch>
                    </pic:blipFill>
                    <pic:spPr>
                      <a:xfrm>
                        <a:off x="0" y="0"/>
                        <a:ext cx="4916896" cy="3760779"/>
                      </a:xfrm>
                      <a:prstGeom prst="rect">
                        <a:avLst/>
                      </a:prstGeom>
                    </pic:spPr>
                  </pic:pic>
                </a:graphicData>
              </a:graphic>
            </wp:inline>
          </w:drawing>
        </w:r>
      </w:ins>
    </w:p>
    <w:p w:rsidRPr="00992CCF" w:rsidR="00F2172A" w:rsidRDefault="00201371" w14:paraId="0AC494A1" w14:textId="263E5BA1">
      <w:pPr>
        <w:pStyle w:val="Caption"/>
        <w:rPr>
          <w:ins w:author="Jonathan Leipold - BDAE Gruppe" w:date="2023-10-17T23:04:00Z" w:id="718"/>
          <w:sz w:val="20"/>
          <w:szCs w:val="20"/>
          <w:lang w:val="en-GB"/>
          <w:rPrChange w:author="Jonathan Leipold - BDAE Gruppe" w:date="2023-10-18T10:09:00Z" w:id="719">
            <w:rPr>
              <w:ins w:author="Jonathan Leipold - BDAE Gruppe" w:date="2023-10-17T23:04:00Z" w:id="720"/>
              <w:lang w:val="en-GB"/>
            </w:rPr>
          </w:rPrChange>
        </w:rPr>
        <w:pPrChange w:author="Jonathan Leipold - BDAE Gruppe" w:date="2023-10-19T23:50:00Z" w:id="721">
          <w:pPr/>
        </w:pPrChange>
      </w:pPr>
      <w:ins w:author="Jonathan Leipold - BDAE Gruppe" w:date="2023-10-19T23:50:00Z" w:id="722">
        <w:r w:rsidRPr="00D03A21">
          <w:rPr>
            <w:lang w:val="en-GB"/>
            <w:rPrChange w:author="Jonathan Leipold - BDAE Gruppe" w:date="2023-10-20T01:37:00Z" w:id="723">
              <w:rPr/>
            </w:rPrChange>
          </w:rPr>
          <w:t xml:space="preserve">Figure </w:t>
        </w:r>
        <w:r>
          <w:fldChar w:fldCharType="begin"/>
        </w:r>
        <w:r w:rsidRPr="00D03A21">
          <w:rPr>
            <w:lang w:val="en-GB"/>
            <w:rPrChange w:author="Jonathan Leipold - BDAE Gruppe" w:date="2023-10-20T01:37:00Z" w:id="724">
              <w:rPr/>
            </w:rPrChange>
          </w:rPr>
          <w:instrText xml:space="preserve"> SEQ Figure \* ARABIC </w:instrText>
        </w:r>
      </w:ins>
      <w:r>
        <w:fldChar w:fldCharType="separate"/>
      </w:r>
      <w:ins w:author="Jonathan Leipold - BDAE Gruppe" w:date="2023-10-22T23:20:00Z" w:id="725">
        <w:r w:rsidR="002B6A51">
          <w:rPr>
            <w:noProof/>
            <w:lang w:val="en-GB"/>
          </w:rPr>
          <w:t>14</w:t>
        </w:r>
      </w:ins>
      <w:ins w:author="Jonathan Leipold - BDAE Gruppe" w:date="2023-10-19T23:50:00Z" w:id="726">
        <w:r>
          <w:fldChar w:fldCharType="end"/>
        </w:r>
        <w:r w:rsidRPr="00D03A21">
          <w:rPr>
            <w:lang w:val="en-GB"/>
            <w:rPrChange w:author="Jonathan Leipold - BDAE Gruppe" w:date="2023-10-20T01:37:00Z" w:id="727">
              <w:rPr/>
            </w:rPrChange>
          </w:rPr>
          <w:t>: Top feature correlations</w:t>
        </w:r>
      </w:ins>
    </w:p>
    <w:p w:rsidRPr="00992CCF" w:rsidR="00146C90" w:rsidP="00022572" w:rsidRDefault="00F2172A" w14:paraId="237EAC25" w14:textId="1025CF83">
      <w:pPr>
        <w:rPr>
          <w:ins w:author="Jonathan Leipold - BDAE Gruppe" w:date="2023-10-18T10:05:00Z" w:id="728"/>
          <w:sz w:val="20"/>
          <w:szCs w:val="20"/>
          <w:lang w:val="en-GB"/>
          <w:rPrChange w:author="Jonathan Leipold - BDAE Gruppe" w:date="2023-10-18T10:09:00Z" w:id="729">
            <w:rPr>
              <w:ins w:author="Jonathan Leipold - BDAE Gruppe" w:date="2023-10-18T10:05:00Z" w:id="730"/>
              <w:lang w:val="en-GB"/>
            </w:rPr>
          </w:rPrChange>
        </w:rPr>
      </w:pPr>
      <w:ins w:author="Jonathan Leipold - BDAE Gruppe" w:date="2023-10-17T23:04:00Z" w:id="731">
        <w:r w:rsidRPr="00992CCF">
          <w:rPr>
            <w:sz w:val="20"/>
            <w:szCs w:val="20"/>
            <w:lang w:val="en-GB"/>
            <w:rPrChange w:author="Jonathan Leipold - BDAE Gruppe" w:date="2023-10-18T10:09:00Z" w:id="732">
              <w:rPr>
                <w:lang w:val="en-GB"/>
              </w:rPr>
            </w:rPrChange>
          </w:rPr>
          <w:t xml:space="preserve">This </w:t>
        </w:r>
        <w:r w:rsidRPr="00992CCF" w:rsidR="000D7E19">
          <w:rPr>
            <w:sz w:val="20"/>
            <w:szCs w:val="20"/>
            <w:lang w:val="en-GB"/>
            <w:rPrChange w:author="Jonathan Leipold - BDAE Gruppe" w:date="2023-10-18T10:09:00Z" w:id="733">
              <w:rPr>
                <w:lang w:val="en-GB"/>
              </w:rPr>
            </w:rPrChange>
          </w:rPr>
          <w:t>was put into the prep</w:t>
        </w:r>
      </w:ins>
      <w:ins w:author="Jonathan Leipold - BDAE Gruppe" w:date="2023-10-17T23:05:00Z" w:id="734">
        <w:r w:rsidRPr="00992CCF" w:rsidR="000D7E19">
          <w:rPr>
            <w:sz w:val="20"/>
            <w:szCs w:val="20"/>
            <w:lang w:val="en-GB"/>
            <w:rPrChange w:author="Jonathan Leipold - BDAE Gruppe" w:date="2023-10-18T10:09:00Z" w:id="735">
              <w:rPr>
                <w:lang w:val="en-GB"/>
              </w:rPr>
            </w:rPrChange>
          </w:rPr>
          <w:t xml:space="preserve">rocessing function </w:t>
        </w:r>
      </w:ins>
      <w:ins w:author="Jonathan Leipold - BDAE Gruppe" w:date="2023-10-17T23:06:00Z" w:id="736">
        <w:r w:rsidRPr="00992CCF" w:rsidR="005D2DE9">
          <w:rPr>
            <w:sz w:val="20"/>
            <w:szCs w:val="20"/>
            <w:lang w:val="en-GB"/>
            <w:rPrChange w:author="Jonathan Leipold - BDAE Gruppe" w:date="2023-10-18T10:09:00Z" w:id="737">
              <w:rPr>
                <w:lang w:val="en-GB"/>
              </w:rPr>
            </w:rPrChange>
          </w:rPr>
          <w:t>in the way that</w:t>
        </w:r>
      </w:ins>
      <w:ins w:author="Jonathan Leipold - BDAE Gruppe" w:date="2023-10-18T10:05:00Z" w:id="738">
        <w:r w:rsidRPr="00992CCF" w:rsidR="00C21448">
          <w:rPr>
            <w:sz w:val="20"/>
            <w:szCs w:val="20"/>
            <w:lang w:val="en-GB"/>
            <w:rPrChange w:author="Jonathan Leipold - BDAE Gruppe" w:date="2023-10-18T10:09:00Z" w:id="739">
              <w:rPr>
                <w:lang w:val="en-GB"/>
              </w:rPr>
            </w:rPrChange>
          </w:rPr>
          <w:t>:</w:t>
        </w:r>
      </w:ins>
    </w:p>
    <w:p w:rsidRPr="00992CCF" w:rsidR="00C21448" w:rsidP="00C21448" w:rsidRDefault="00C21448" w14:paraId="75BE41DD" w14:textId="7B3624BB">
      <w:pPr>
        <w:pStyle w:val="ListParagraph"/>
        <w:numPr>
          <w:ilvl w:val="0"/>
          <w:numId w:val="53"/>
        </w:numPr>
        <w:rPr>
          <w:ins w:author="Jonathan Leipold - BDAE Gruppe" w:date="2023-10-18T10:08:00Z" w:id="740"/>
          <w:sz w:val="20"/>
          <w:szCs w:val="20"/>
          <w:lang w:val="en-GB"/>
          <w:rPrChange w:author="Jonathan Leipold - BDAE Gruppe" w:date="2023-10-18T10:09:00Z" w:id="741">
            <w:rPr>
              <w:ins w:author="Jonathan Leipold - BDAE Gruppe" w:date="2023-10-18T10:08:00Z" w:id="742"/>
              <w:lang w:val="en-GB"/>
            </w:rPr>
          </w:rPrChange>
        </w:rPr>
      </w:pPr>
      <w:ins w:author="Jonathan Leipold - BDAE Gruppe" w:date="2023-10-18T10:05:00Z" w:id="743">
        <w:r w:rsidRPr="00992CCF">
          <w:rPr>
            <w:sz w:val="20"/>
            <w:szCs w:val="20"/>
            <w:lang w:val="en-GB"/>
            <w:rPrChange w:author="Jonathan Leipold - BDAE Gruppe" w:date="2023-10-18T10:09:00Z" w:id="744">
              <w:rPr>
                <w:lang w:val="en-GB"/>
              </w:rPr>
            </w:rPrChange>
          </w:rPr>
          <w:t>Apply</w:t>
        </w:r>
        <w:r w:rsidRPr="00992CCF" w:rsidR="00B340C6">
          <w:rPr>
            <w:sz w:val="20"/>
            <w:szCs w:val="20"/>
            <w:lang w:val="en-GB"/>
            <w:rPrChange w:author="Jonathan Leipold - BDAE Gruppe" w:date="2023-10-18T10:09:00Z" w:id="745">
              <w:rPr>
                <w:lang w:val="en-GB"/>
              </w:rPr>
            </w:rPrChange>
          </w:rPr>
          <w:t xml:space="preserve">- &amp; </w:t>
        </w:r>
        <w:proofErr w:type="spellStart"/>
        <w:r w:rsidRPr="00992CCF" w:rsidR="00B340C6">
          <w:rPr>
            <w:sz w:val="20"/>
            <w:szCs w:val="20"/>
            <w:lang w:val="en-GB"/>
            <w:rPrChange w:author="Jonathan Leipold - BDAE Gruppe" w:date="2023-10-18T10:09:00Z" w:id="746">
              <w:rPr>
                <w:lang w:val="en-GB"/>
              </w:rPr>
            </w:rPrChange>
          </w:rPr>
          <w:t>SignDate</w:t>
        </w:r>
        <w:proofErr w:type="spellEnd"/>
        <w:r w:rsidRPr="00992CCF" w:rsidR="00B340C6">
          <w:rPr>
            <w:sz w:val="20"/>
            <w:szCs w:val="20"/>
            <w:lang w:val="en-GB"/>
            <w:rPrChange w:author="Jonathan Leipold - BDAE Gruppe" w:date="2023-10-18T10:09:00Z" w:id="747">
              <w:rPr>
                <w:lang w:val="en-GB"/>
              </w:rPr>
            </w:rPrChange>
          </w:rPr>
          <w:t xml:space="preserve"> were </w:t>
        </w:r>
      </w:ins>
      <w:ins w:author="Jonathan Leipold - BDAE Gruppe" w:date="2023-10-18T10:07:00Z" w:id="748">
        <w:r w:rsidRPr="00992CCF" w:rsidR="003952F0">
          <w:rPr>
            <w:sz w:val="20"/>
            <w:szCs w:val="20"/>
            <w:lang w:val="en-GB"/>
            <w:rPrChange w:author="Jonathan Leipold - BDAE Gruppe" w:date="2023-10-18T10:09:00Z" w:id="749">
              <w:rPr>
                <w:lang w:val="en-GB"/>
              </w:rPr>
            </w:rPrChange>
          </w:rPr>
          <w:t xml:space="preserve">dropped. </w:t>
        </w:r>
      </w:ins>
      <w:ins w:author="Jonathan Leipold - BDAE Gruppe" w:date="2023-10-18T10:10:00Z" w:id="750">
        <w:r w:rsidRPr="00992CCF" w:rsidR="00992CCF">
          <w:rPr>
            <w:sz w:val="20"/>
            <w:szCs w:val="20"/>
            <w:lang w:val="en-GB"/>
          </w:rPr>
          <w:t>Instead,</w:t>
        </w:r>
      </w:ins>
      <w:ins w:author="Jonathan Leipold - BDAE Gruppe" w:date="2023-10-18T10:07:00Z" w:id="751">
        <w:r w:rsidRPr="00992CCF" w:rsidR="003952F0">
          <w:rPr>
            <w:sz w:val="20"/>
            <w:szCs w:val="20"/>
            <w:lang w:val="en-GB"/>
            <w:rPrChange w:author="Jonathan Leipold - BDAE Gruppe" w:date="2023-10-18T10:09:00Z" w:id="752">
              <w:rPr>
                <w:lang w:val="en-GB"/>
              </w:rPr>
            </w:rPrChange>
          </w:rPr>
          <w:t xml:space="preserve"> date</w:t>
        </w:r>
      </w:ins>
      <w:ins w:author="Jonathan Leipold - BDAE Gruppe" w:date="2023-10-18T10:08:00Z" w:id="753">
        <w:r w:rsidRPr="00992CCF" w:rsidR="004F2264">
          <w:rPr>
            <w:sz w:val="20"/>
            <w:szCs w:val="20"/>
            <w:lang w:val="en-GB"/>
            <w:rPrChange w:author="Jonathan Leipold - BDAE Gruppe" w:date="2023-10-18T10:09:00Z" w:id="754">
              <w:rPr>
                <w:lang w:val="en-GB"/>
              </w:rPr>
            </w:rPrChange>
          </w:rPr>
          <w:t xml:space="preserve"> </w:t>
        </w:r>
      </w:ins>
      <w:ins w:author="Jonathan Leipold - BDAE Gruppe" w:date="2023-10-18T10:07:00Z" w:id="755">
        <w:r w:rsidRPr="00992CCF" w:rsidR="003952F0">
          <w:rPr>
            <w:sz w:val="20"/>
            <w:szCs w:val="20"/>
            <w:lang w:val="en-GB"/>
            <w:rPrChange w:author="Jonathan Leipold - BDAE Gruppe" w:date="2023-10-18T10:09:00Z" w:id="756">
              <w:rPr>
                <w:lang w:val="en-GB"/>
              </w:rPr>
            </w:rPrChange>
          </w:rPr>
          <w:t>dif</w:t>
        </w:r>
      </w:ins>
      <w:ins w:author="Jonathan Leipold - BDAE Gruppe" w:date="2023-10-18T10:08:00Z" w:id="757">
        <w:r w:rsidRPr="00992CCF" w:rsidR="003952F0">
          <w:rPr>
            <w:sz w:val="20"/>
            <w:szCs w:val="20"/>
            <w:lang w:val="en-GB"/>
            <w:rPrChange w:author="Jonathan Leipold - BDAE Gruppe" w:date="2023-10-18T10:09:00Z" w:id="758">
              <w:rPr>
                <w:lang w:val="en-GB"/>
              </w:rPr>
            </w:rPrChange>
          </w:rPr>
          <w:t>f</w:t>
        </w:r>
        <w:r w:rsidRPr="00992CCF" w:rsidR="004F2264">
          <w:rPr>
            <w:sz w:val="20"/>
            <w:szCs w:val="20"/>
            <w:lang w:val="en-GB"/>
            <w:rPrChange w:author="Jonathan Leipold - BDAE Gruppe" w:date="2023-10-18T10:09:00Z" w:id="759">
              <w:rPr>
                <w:lang w:val="en-GB"/>
              </w:rPr>
            </w:rPrChange>
          </w:rPr>
          <w:t>erence</w:t>
        </w:r>
        <w:r w:rsidRPr="00992CCF" w:rsidR="003952F0">
          <w:rPr>
            <w:sz w:val="20"/>
            <w:szCs w:val="20"/>
            <w:lang w:val="en-GB"/>
            <w:rPrChange w:author="Jonathan Leipold - BDAE Gruppe" w:date="2023-10-18T10:09:00Z" w:id="760">
              <w:rPr>
                <w:lang w:val="en-GB"/>
              </w:rPr>
            </w:rPrChange>
          </w:rPr>
          <w:t xml:space="preserve"> between </w:t>
        </w:r>
        <w:r w:rsidRPr="00992CCF" w:rsidR="004F2264">
          <w:rPr>
            <w:sz w:val="20"/>
            <w:szCs w:val="20"/>
            <w:lang w:val="en-GB"/>
            <w:rPrChange w:author="Jonathan Leipold - BDAE Gruppe" w:date="2023-10-18T10:09:00Z" w:id="761">
              <w:rPr>
                <w:lang w:val="en-GB"/>
              </w:rPr>
            </w:rPrChange>
          </w:rPr>
          <w:t xml:space="preserve">Apply- &amp; </w:t>
        </w:r>
        <w:proofErr w:type="spellStart"/>
        <w:r w:rsidRPr="00992CCF" w:rsidR="004F2264">
          <w:rPr>
            <w:sz w:val="20"/>
            <w:szCs w:val="20"/>
            <w:lang w:val="en-GB"/>
            <w:rPrChange w:author="Jonathan Leipold - BDAE Gruppe" w:date="2023-10-18T10:09:00Z" w:id="762">
              <w:rPr>
                <w:lang w:val="en-GB"/>
              </w:rPr>
            </w:rPrChange>
          </w:rPr>
          <w:t>startDate</w:t>
        </w:r>
        <w:proofErr w:type="spellEnd"/>
        <w:r w:rsidRPr="00992CCF" w:rsidR="004F2264">
          <w:rPr>
            <w:sz w:val="20"/>
            <w:szCs w:val="20"/>
            <w:lang w:val="en-GB"/>
            <w:rPrChange w:author="Jonathan Leipold - BDAE Gruppe" w:date="2023-10-18T10:09:00Z" w:id="763">
              <w:rPr>
                <w:lang w:val="en-GB"/>
              </w:rPr>
            </w:rPrChange>
          </w:rPr>
          <w:t xml:space="preserve"> </w:t>
        </w:r>
      </w:ins>
      <w:ins w:author="Jonathan Leipold - BDAE Gruppe" w:date="2023-10-18T10:10:00Z" w:id="764">
        <w:r w:rsidR="003C31F8">
          <w:rPr>
            <w:sz w:val="20"/>
            <w:szCs w:val="20"/>
            <w:lang w:val="en-GB"/>
          </w:rPr>
          <w:t>gets</w:t>
        </w:r>
      </w:ins>
      <w:ins w:author="Jonathan Leipold - BDAE Gruppe" w:date="2023-10-18T10:08:00Z" w:id="765">
        <w:r w:rsidRPr="00992CCF" w:rsidR="004F2264">
          <w:rPr>
            <w:sz w:val="20"/>
            <w:szCs w:val="20"/>
            <w:lang w:val="en-GB"/>
            <w:rPrChange w:author="Jonathan Leipold - BDAE Gruppe" w:date="2023-10-18T10:09:00Z" w:id="766">
              <w:rPr>
                <w:lang w:val="en-GB"/>
              </w:rPr>
            </w:rPrChange>
          </w:rPr>
          <w:t xml:space="preserve"> </w:t>
        </w:r>
      </w:ins>
      <w:ins w:author="Jonathan Leipold - BDAE Gruppe" w:date="2023-10-18T10:10:00Z" w:id="767">
        <w:r w:rsidRPr="003C31F8" w:rsidR="003C31F8">
          <w:rPr>
            <w:sz w:val="20"/>
            <w:szCs w:val="20"/>
            <w:lang w:val="en-GB"/>
          </w:rPr>
          <w:t>considered</w:t>
        </w:r>
        <w:r w:rsidRPr="00992CCF" w:rsidR="00992CCF">
          <w:rPr>
            <w:sz w:val="20"/>
            <w:szCs w:val="20"/>
            <w:lang w:val="en-GB"/>
          </w:rPr>
          <w:t>.</w:t>
        </w:r>
      </w:ins>
    </w:p>
    <w:p w:rsidRPr="009D77BF" w:rsidR="00AE717B" w:rsidP="00AE717B" w:rsidRDefault="00AE717B" w14:paraId="56A0FF5A" w14:textId="77777777">
      <w:pPr>
        <w:pStyle w:val="ListParagraph"/>
        <w:numPr>
          <w:ilvl w:val="0"/>
          <w:numId w:val="53"/>
        </w:numPr>
        <w:rPr>
          <w:ins w:author="Jonathan Leipold - BDAE Gruppe" w:date="2023-10-18T10:21:00Z" w:id="768"/>
          <w:sz w:val="20"/>
          <w:szCs w:val="20"/>
          <w:lang w:val="en-GB"/>
        </w:rPr>
      </w:pPr>
      <w:ins w:author="Jonathan Leipold - BDAE Gruppe" w:date="2023-10-18T10:21:00Z" w:id="769">
        <w:r>
          <w:rPr>
            <w:sz w:val="20"/>
            <w:szCs w:val="20"/>
            <w:lang w:val="en-GB"/>
          </w:rPr>
          <w:t>Product columns can be selected to be dropped if product information get merged.</w:t>
        </w:r>
      </w:ins>
    </w:p>
    <w:p w:rsidRPr="00992CCF" w:rsidR="00AF301B" w:rsidP="00146C90" w:rsidRDefault="00275BAA" w14:paraId="45EDC060" w14:textId="2121F212">
      <w:pPr>
        <w:pStyle w:val="ListParagraph"/>
        <w:numPr>
          <w:ilvl w:val="0"/>
          <w:numId w:val="53"/>
        </w:numPr>
        <w:rPr>
          <w:ins w:author="Jonathan Leipold - BDAE Gruppe" w:date="2023-10-17T23:05:00Z" w:id="770"/>
          <w:sz w:val="20"/>
          <w:szCs w:val="20"/>
          <w:lang w:val="en-GB"/>
          <w:rPrChange w:author="Jonathan Leipold - BDAE Gruppe" w:date="2023-10-18T10:09:00Z" w:id="771">
            <w:rPr>
              <w:ins w:author="Jonathan Leipold - BDAE Gruppe" w:date="2023-10-17T23:05:00Z" w:id="772"/>
              <w:lang w:val="en-GB"/>
            </w:rPr>
          </w:rPrChange>
        </w:rPr>
      </w:pPr>
      <w:ins w:author="Jonathan Leipold - BDAE Gruppe" w:date="2023-10-18T10:09:00Z" w:id="773">
        <w:r w:rsidRPr="00992CCF">
          <w:rPr>
            <w:sz w:val="20"/>
            <w:szCs w:val="20"/>
            <w:lang w:val="en-GB"/>
            <w:rPrChange w:author="Jonathan Leipold - BDAE Gruppe" w:date="2023-10-18T10:09:00Z" w:id="774">
              <w:rPr>
                <w:lang w:val="en-GB"/>
              </w:rPr>
            </w:rPrChange>
          </w:rPr>
          <w:t>R</w:t>
        </w:r>
      </w:ins>
      <w:ins w:author="Jonathan Leipold - BDAE Gruppe" w:date="2023-10-17T23:05:00Z" w:id="775">
        <w:r w:rsidRPr="00992CCF" w:rsidR="00146C90">
          <w:rPr>
            <w:sz w:val="20"/>
            <w:szCs w:val="20"/>
            <w:lang w:val="en-GB"/>
            <w:rPrChange w:author="Jonathan Leipold - BDAE Gruppe" w:date="2023-10-18T10:09:00Z" w:id="776">
              <w:rPr>
                <w:lang w:val="en-GB"/>
              </w:rPr>
            </w:rPrChange>
          </w:rPr>
          <w:t xml:space="preserve">edundant </w:t>
        </w:r>
      </w:ins>
      <w:ins w:author="Jonathan Leipold - BDAE Gruppe" w:date="2023-10-18T10:09:00Z" w:id="777">
        <w:r w:rsidRPr="00992CCF">
          <w:rPr>
            <w:sz w:val="20"/>
            <w:szCs w:val="20"/>
            <w:lang w:val="en-GB"/>
            <w:rPrChange w:author="Jonathan Leipold - BDAE Gruppe" w:date="2023-10-18T10:09:00Z" w:id="778">
              <w:rPr>
                <w:lang w:val="en-GB"/>
              </w:rPr>
            </w:rPrChange>
          </w:rPr>
          <w:t xml:space="preserve">claims </w:t>
        </w:r>
      </w:ins>
      <w:ins w:author="Jonathan Leipold - BDAE Gruppe" w:date="2023-10-17T23:05:00Z" w:id="779">
        <w:r w:rsidRPr="00992CCF" w:rsidR="00146C90">
          <w:rPr>
            <w:sz w:val="20"/>
            <w:szCs w:val="20"/>
            <w:lang w:val="en-GB"/>
            <w:rPrChange w:author="Jonathan Leipold - BDAE Gruppe" w:date="2023-10-18T10:09:00Z" w:id="780">
              <w:rPr>
                <w:lang w:val="en-GB"/>
              </w:rPr>
            </w:rPrChange>
          </w:rPr>
          <w:t xml:space="preserve">columns </w:t>
        </w:r>
      </w:ins>
      <w:ins w:author="Jonathan Leipold - BDAE Gruppe" w:date="2023-10-17T23:07:00Z" w:id="781">
        <w:r w:rsidRPr="00992CCF" w:rsidR="00C521F3">
          <w:rPr>
            <w:sz w:val="20"/>
            <w:szCs w:val="20"/>
            <w:lang w:val="en-GB"/>
            <w:rPrChange w:author="Jonathan Leipold - BDAE Gruppe" w:date="2023-10-18T10:09:00Z" w:id="782">
              <w:rPr>
                <w:lang w:val="en-GB"/>
              </w:rPr>
            </w:rPrChange>
          </w:rPr>
          <w:t>were dropped</w:t>
        </w:r>
        <w:r w:rsidRPr="00992CCF" w:rsidR="00B636F6">
          <w:rPr>
            <w:sz w:val="20"/>
            <w:szCs w:val="20"/>
            <w:lang w:val="en-GB"/>
            <w:rPrChange w:author="Jonathan Leipold - BDAE Gruppe" w:date="2023-10-18T10:09:00Z" w:id="783">
              <w:rPr>
                <w:lang w:val="en-GB"/>
              </w:rPr>
            </w:rPrChange>
          </w:rPr>
          <w:t xml:space="preserve">: </w:t>
        </w:r>
      </w:ins>
      <w:ins w:author="Jonathan Leipold - BDAE Gruppe" w:date="2023-10-18T10:10:00Z" w:id="784">
        <w:r w:rsidRPr="00992CCF" w:rsidR="00992CCF">
          <w:rPr>
            <w:sz w:val="20"/>
            <w:szCs w:val="20"/>
            <w:lang w:val="en-GB"/>
          </w:rPr>
          <w:t>e.g.,</w:t>
        </w:r>
      </w:ins>
      <w:ins w:author="Jonathan Leipold - BDAE Gruppe" w:date="2023-10-17T23:05:00Z" w:id="785">
        <w:r w:rsidRPr="00992CCF" w:rsidR="00146C90">
          <w:rPr>
            <w:sz w:val="20"/>
            <w:szCs w:val="20"/>
            <w:lang w:val="en-GB"/>
            <w:rPrChange w:author="Jonathan Leipold - BDAE Gruppe" w:date="2023-10-18T10:09:00Z" w:id="786">
              <w:rPr>
                <w:lang w:val="en-GB"/>
              </w:rPr>
            </w:rPrChange>
          </w:rPr>
          <w:t xml:space="preserve"> ‘</w:t>
        </w:r>
        <w:proofErr w:type="spellStart"/>
        <w:r w:rsidRPr="00992CCF" w:rsidR="00146C90">
          <w:rPr>
            <w:sz w:val="20"/>
            <w:szCs w:val="20"/>
            <w:lang w:val="en-GB"/>
            <w:rPrChange w:author="Jonathan Leipold - BDAE Gruppe" w:date="2023-10-18T10:09:00Z" w:id="787">
              <w:rPr>
                <w:lang w:val="en-GB"/>
              </w:rPr>
            </w:rPrChange>
          </w:rPr>
          <w:t>sum_retained</w:t>
        </w:r>
        <w:proofErr w:type="spellEnd"/>
        <w:r w:rsidRPr="00992CCF" w:rsidR="00146C90">
          <w:rPr>
            <w:sz w:val="20"/>
            <w:szCs w:val="20"/>
            <w:lang w:val="en-GB"/>
            <w:rPrChange w:author="Jonathan Leipold - BDAE Gruppe" w:date="2023-10-18T10:09:00Z" w:id="788">
              <w:rPr>
                <w:lang w:val="en-GB"/>
              </w:rPr>
            </w:rPrChange>
          </w:rPr>
          <w:t>’ (</w:t>
        </w:r>
        <w:r w:rsidRPr="00992CCF" w:rsidR="00BC170B">
          <w:rPr>
            <w:sz w:val="20"/>
            <w:szCs w:val="20"/>
            <w:lang w:val="en-GB"/>
            <w:rPrChange w:author="Jonathan Leipold - BDAE Gruppe" w:date="2023-10-18T10:09:00Z" w:id="789">
              <w:rPr>
                <w:lang w:val="en-GB"/>
              </w:rPr>
            </w:rPrChange>
          </w:rPr>
          <w:t xml:space="preserve">= </w:t>
        </w:r>
        <w:proofErr w:type="spellStart"/>
        <w:r w:rsidRPr="00992CCF" w:rsidR="00BC170B">
          <w:rPr>
            <w:sz w:val="20"/>
            <w:szCs w:val="20"/>
            <w:lang w:val="en-GB"/>
            <w:rPrChange w:author="Jonathan Leipold - BDAE Gruppe" w:date="2023-10-18T10:09:00Z" w:id="790">
              <w:rPr>
                <w:lang w:val="en-GB"/>
              </w:rPr>
            </w:rPrChange>
          </w:rPr>
          <w:t>sum_claimed</w:t>
        </w:r>
        <w:proofErr w:type="spellEnd"/>
        <w:r w:rsidRPr="00992CCF" w:rsidR="00BC170B">
          <w:rPr>
            <w:sz w:val="20"/>
            <w:szCs w:val="20"/>
            <w:lang w:val="en-GB"/>
            <w:rPrChange w:author="Jonathan Leipold - BDAE Gruppe" w:date="2023-10-18T10:09:00Z" w:id="791">
              <w:rPr>
                <w:lang w:val="en-GB"/>
              </w:rPr>
            </w:rPrChange>
          </w:rPr>
          <w:t xml:space="preserve"> – </w:t>
        </w:r>
        <w:proofErr w:type="spellStart"/>
        <w:r w:rsidRPr="00992CCF" w:rsidR="00BC170B">
          <w:rPr>
            <w:sz w:val="20"/>
            <w:szCs w:val="20"/>
            <w:lang w:val="en-GB"/>
            <w:rPrChange w:author="Jonathan Leipold - BDAE Gruppe" w:date="2023-10-18T10:09:00Z" w:id="792">
              <w:rPr>
                <w:lang w:val="en-GB"/>
              </w:rPr>
            </w:rPrChange>
          </w:rPr>
          <w:t>payout_sum</w:t>
        </w:r>
        <w:proofErr w:type="spellEnd"/>
        <w:r w:rsidRPr="00992CCF" w:rsidR="00BC170B">
          <w:rPr>
            <w:sz w:val="20"/>
            <w:szCs w:val="20"/>
            <w:lang w:val="en-GB"/>
            <w:rPrChange w:author="Jonathan Leipold - BDAE Gruppe" w:date="2023-10-18T10:09:00Z" w:id="793">
              <w:rPr>
                <w:lang w:val="en-GB"/>
              </w:rPr>
            </w:rPrChange>
          </w:rPr>
          <w:t>)</w:t>
        </w:r>
      </w:ins>
      <w:ins w:author="Jonathan Leipold - BDAE Gruppe" w:date="2023-10-18T10:21:00Z" w:id="794">
        <w:r w:rsidR="00AE717B">
          <w:rPr>
            <w:sz w:val="20"/>
            <w:szCs w:val="20"/>
            <w:lang w:val="en-GB"/>
          </w:rPr>
          <w:t xml:space="preserve"> &amp;</w:t>
        </w:r>
      </w:ins>
    </w:p>
    <w:p w:rsidRPr="00992CCF" w:rsidR="00C806E0" w:rsidRDefault="001C5D68" w14:paraId="044DF75B" w14:textId="39A9000F">
      <w:pPr>
        <w:pStyle w:val="ListParagraph"/>
        <w:rPr>
          <w:ins w:author="Jonathan Leipold - BDAE Gruppe" w:date="2023-10-17T23:10:00Z" w:id="795"/>
          <w:sz w:val="20"/>
          <w:szCs w:val="20"/>
          <w:lang w:val="en-GB"/>
          <w:rPrChange w:author="Jonathan Leipold - BDAE Gruppe" w:date="2023-10-18T10:09:00Z" w:id="796">
            <w:rPr>
              <w:ins w:author="Jonathan Leipold - BDAE Gruppe" w:date="2023-10-17T23:10:00Z" w:id="797"/>
              <w:lang w:val="en-GB"/>
            </w:rPr>
          </w:rPrChange>
        </w:rPr>
        <w:pPrChange w:author="Jonathan Leipold - BDAE Gruppe" w:date="2023-10-19T21:10:00Z" w:id="798">
          <w:pPr/>
        </w:pPrChange>
      </w:pPr>
      <w:ins w:author="Jonathan Leipold - BDAE Gruppe" w:date="2023-10-18T10:12:00Z" w:id="799">
        <w:r>
          <w:rPr>
            <w:sz w:val="20"/>
            <w:szCs w:val="20"/>
            <w:lang w:val="en-GB"/>
          </w:rPr>
          <w:t>I</w:t>
        </w:r>
      </w:ins>
      <w:ins w:author="Jonathan Leipold - BDAE Gruppe" w:date="2023-10-17T23:06:00Z" w:id="800">
        <w:r w:rsidRPr="00992CCF" w:rsidR="00844BE2">
          <w:rPr>
            <w:sz w:val="20"/>
            <w:szCs w:val="20"/>
            <w:lang w:val="en-GB"/>
            <w:rPrChange w:author="Jonathan Leipold - BDAE Gruppe" w:date="2023-10-18T10:09:00Z" w:id="801">
              <w:rPr>
                <w:lang w:val="en-GB"/>
              </w:rPr>
            </w:rPrChange>
          </w:rPr>
          <w:t xml:space="preserve">nstead of </w:t>
        </w:r>
        <w:r w:rsidRPr="00992CCF" w:rsidR="00F057A1">
          <w:rPr>
            <w:sz w:val="20"/>
            <w:szCs w:val="20"/>
            <w:lang w:val="en-GB"/>
            <w:rPrChange w:author="Jonathan Leipold - BDAE Gruppe" w:date="2023-10-18T10:09:00Z" w:id="802">
              <w:rPr>
                <w:lang w:val="en-GB"/>
              </w:rPr>
            </w:rPrChange>
          </w:rPr>
          <w:t>absolute values</w:t>
        </w:r>
      </w:ins>
      <w:ins w:author="Jonathan Leipold - BDAE Gruppe" w:date="2023-10-18T10:21:00Z" w:id="803">
        <w:r w:rsidR="008B05B4">
          <w:rPr>
            <w:sz w:val="20"/>
            <w:szCs w:val="20"/>
            <w:lang w:val="en-GB"/>
          </w:rPr>
          <w:t>,</w:t>
        </w:r>
      </w:ins>
      <w:ins w:author="Jonathan Leipold - BDAE Gruppe" w:date="2023-10-17T23:06:00Z" w:id="804">
        <w:r w:rsidRPr="00992CCF" w:rsidR="00F057A1">
          <w:rPr>
            <w:sz w:val="20"/>
            <w:szCs w:val="20"/>
            <w:lang w:val="en-GB"/>
            <w:rPrChange w:author="Jonathan Leipold - BDAE Gruppe" w:date="2023-10-18T10:09:00Z" w:id="805">
              <w:rPr>
                <w:lang w:val="en-GB"/>
              </w:rPr>
            </w:rPrChange>
          </w:rPr>
          <w:t xml:space="preserve"> </w:t>
        </w:r>
      </w:ins>
      <w:ins w:author="Jonathan Leipold - BDAE Gruppe" w:date="2023-10-18T10:11:00Z" w:id="806">
        <w:r w:rsidRPr="009D77BF" w:rsidR="00261186">
          <w:rPr>
            <w:sz w:val="20"/>
            <w:szCs w:val="20"/>
            <w:lang w:val="en-GB"/>
          </w:rPr>
          <w:t xml:space="preserve">ratios </w:t>
        </w:r>
        <w:r>
          <w:rPr>
            <w:sz w:val="20"/>
            <w:szCs w:val="20"/>
            <w:lang w:val="en-GB"/>
          </w:rPr>
          <w:t xml:space="preserve">of payout to </w:t>
        </w:r>
        <w:r w:rsidRPr="009D77BF" w:rsidR="00261186">
          <w:rPr>
            <w:sz w:val="20"/>
            <w:szCs w:val="20"/>
            <w:lang w:val="en-GB"/>
          </w:rPr>
          <w:t xml:space="preserve">claimed </w:t>
        </w:r>
        <w:r>
          <w:rPr>
            <w:sz w:val="20"/>
            <w:szCs w:val="20"/>
            <w:lang w:val="en-GB"/>
          </w:rPr>
          <w:t xml:space="preserve">sum gets calculated </w:t>
        </w:r>
      </w:ins>
      <w:ins w:author="Jonathan Leipold - BDAE Gruppe" w:date="2023-10-17T23:06:00Z" w:id="807">
        <w:r w:rsidRPr="00992CCF" w:rsidR="00F057A1">
          <w:rPr>
            <w:sz w:val="20"/>
            <w:szCs w:val="20"/>
            <w:lang w:val="en-GB"/>
            <w:rPrChange w:author="Jonathan Leipold - BDAE Gruppe" w:date="2023-10-18T10:09:00Z" w:id="808">
              <w:rPr>
                <w:lang w:val="en-GB"/>
              </w:rPr>
            </w:rPrChange>
          </w:rPr>
          <w:t xml:space="preserve">to avoid </w:t>
        </w:r>
        <w:r w:rsidRPr="00992CCF" w:rsidR="00573AE8">
          <w:rPr>
            <w:sz w:val="20"/>
            <w:szCs w:val="20"/>
            <w:lang w:val="en-GB"/>
            <w:rPrChange w:author="Jonathan Leipold - BDAE Gruppe" w:date="2023-10-18T10:09:00Z" w:id="809">
              <w:rPr>
                <w:lang w:val="en-GB"/>
              </w:rPr>
            </w:rPrChange>
          </w:rPr>
          <w:t xml:space="preserve">high correlation of payout- &amp; claimed </w:t>
        </w:r>
      </w:ins>
      <w:ins w:author="Jonathan Leipold - BDAE Gruppe" w:date="2023-10-18T10:10:00Z" w:id="810">
        <w:r w:rsidRPr="00992CCF" w:rsidR="00992CCF">
          <w:rPr>
            <w:sz w:val="20"/>
            <w:szCs w:val="20"/>
            <w:lang w:val="en-GB"/>
          </w:rPr>
          <w:t>amount</w:t>
        </w:r>
      </w:ins>
      <w:ins w:author="Jonathan Leipold - BDAE Gruppe" w:date="2023-10-18T10:21:00Z" w:id="811">
        <w:r w:rsidR="008B05B4">
          <w:rPr>
            <w:sz w:val="20"/>
            <w:szCs w:val="20"/>
            <w:lang w:val="en-GB"/>
          </w:rPr>
          <w:t>:</w:t>
        </w:r>
      </w:ins>
    </w:p>
    <w:p w:rsidR="00C172C7" w:rsidRDefault="00C172C7" w14:paraId="2DE2A767" w14:textId="1476C62A">
      <w:pPr>
        <w:rPr>
          <w:ins w:author="Jonathan Leipold - BDAE Gruppe" w:date="2023-10-18T10:39:00Z" w:id="812"/>
          <w:sz w:val="20"/>
          <w:szCs w:val="20"/>
          <w:lang w:val="en-GB"/>
        </w:rPr>
      </w:pPr>
      <w:ins w:author="Jonathan Leipold - BDAE Gruppe" w:date="2023-10-17T23:10:00Z" w:id="813">
        <w:r w:rsidRPr="00992CCF">
          <w:rPr>
            <w:sz w:val="20"/>
            <w:szCs w:val="20"/>
            <w:lang w:val="en-GB"/>
            <w:rPrChange w:author="Jonathan Leipold - BDAE Gruppe" w:date="2023-10-18T10:09:00Z" w:id="814">
              <w:rPr>
                <w:lang w:val="en-GB"/>
              </w:rPr>
            </w:rPrChange>
          </w:rPr>
          <w:t xml:space="preserve">This way </w:t>
        </w:r>
      </w:ins>
      <w:ins w:author="Jonathan Leipold - BDAE Gruppe" w:date="2023-10-21T15:51:00Z" w:id="815">
        <w:r w:rsidR="001F7A38">
          <w:rPr>
            <w:sz w:val="20"/>
            <w:szCs w:val="20"/>
            <w:lang w:val="en-GB"/>
          </w:rPr>
          <w:t xml:space="preserve">the amount of </w:t>
        </w:r>
      </w:ins>
      <w:ins w:author="Jonathan Leipold - BDAE Gruppe" w:date="2023-10-17T23:10:00Z" w:id="816">
        <w:r w:rsidRPr="00992CCF" w:rsidR="00C73435">
          <w:rPr>
            <w:sz w:val="20"/>
            <w:szCs w:val="20"/>
            <w:lang w:val="en-GB"/>
            <w:rPrChange w:author="Jonathan Leipold - BDAE Gruppe" w:date="2023-10-18T10:09:00Z" w:id="817">
              <w:rPr>
                <w:lang w:val="en-GB"/>
              </w:rPr>
            </w:rPrChange>
          </w:rPr>
          <w:t>highly correlated columns could be reduced</w:t>
        </w:r>
      </w:ins>
      <w:ins w:author="Jonathan Leipold - BDAE Gruppe" w:date="2023-10-21T15:51:00Z" w:id="818">
        <w:r w:rsidR="001F7A38">
          <w:rPr>
            <w:sz w:val="20"/>
            <w:szCs w:val="20"/>
            <w:lang w:val="en-GB"/>
          </w:rPr>
          <w:t>.</w:t>
        </w:r>
      </w:ins>
    </w:p>
    <w:p w:rsidR="002579E9" w:rsidRDefault="002579E9" w14:paraId="058E7598" w14:textId="7A33118C">
      <w:pPr>
        <w:rPr>
          <w:ins w:author="Jonathan Leipold - BDAE Gruppe" w:date="2023-10-18T18:02:00Z" w:id="819"/>
          <w:sz w:val="20"/>
          <w:szCs w:val="20"/>
          <w:lang w:val="en-GB"/>
        </w:rPr>
      </w:pPr>
    </w:p>
    <w:p w:rsidRPr="009031F0" w:rsidR="00AA5AD6" w:rsidP="00AA5AD6" w:rsidRDefault="00AA5AD6" w14:paraId="0E0D8FAD" w14:textId="7388E977">
      <w:pPr>
        <w:pStyle w:val="Heading3"/>
        <w:rPr>
          <w:ins w:author="Jonathan Leipold - BDAE Gruppe" w:date="2023-10-18T18:02:00Z" w:id="820"/>
          <w:lang w:val="en-GB"/>
        </w:rPr>
      </w:pPr>
      <w:bookmarkStart w:name="_Toc148803235" w:id="821"/>
      <w:bookmarkStart w:name="_Toc1124397716" w:id="822"/>
      <w:ins w:author="Jonathan Leipold - BDAE Gruppe" w:date="2023-10-18T18:02:00Z" w:id="823">
        <w:r w:rsidRPr="009031F0">
          <w:rPr>
            <w:lang w:val="en-GB"/>
          </w:rPr>
          <w:t xml:space="preserve">Correlations </w:t>
        </w:r>
        <w:r>
          <w:rPr>
            <w:lang w:val="en-GB"/>
          </w:rPr>
          <w:t>with target variable</w:t>
        </w:r>
        <w:r w:rsidRPr="009031F0">
          <w:rPr>
            <w:lang w:val="en-GB"/>
          </w:rPr>
          <w:t>:</w:t>
        </w:r>
        <w:bookmarkEnd w:id="821"/>
        <w:bookmarkEnd w:id="822"/>
      </w:ins>
    </w:p>
    <w:p w:rsidR="00AA5AD6" w:rsidRDefault="005F2671" w14:paraId="3171113D" w14:textId="099C63D0">
      <w:pPr>
        <w:rPr>
          <w:ins w:author="Jonathan Leipold - BDAE Gruppe" w:date="2023-10-18T18:20:00Z" w:id="824"/>
          <w:sz w:val="20"/>
          <w:szCs w:val="20"/>
          <w:lang w:val="en-GB"/>
        </w:rPr>
      </w:pPr>
      <w:ins w:author="Jonathan Leipold - BDAE Gruppe" w:date="2023-10-18T18:18:00Z" w:id="825">
        <w:r>
          <w:rPr>
            <w:sz w:val="20"/>
            <w:szCs w:val="20"/>
            <w:lang w:val="en-GB"/>
          </w:rPr>
          <w:t xml:space="preserve">To </w:t>
        </w:r>
        <w:r w:rsidR="005F00CC">
          <w:rPr>
            <w:sz w:val="20"/>
            <w:szCs w:val="20"/>
            <w:lang w:val="en-GB"/>
          </w:rPr>
          <w:t xml:space="preserve">compare all features with the </w:t>
        </w:r>
      </w:ins>
      <w:ins w:author="Jonathan Leipold - BDAE Gruppe" w:date="2023-10-18T18:19:00Z" w:id="826">
        <w:r w:rsidR="005F00CC">
          <w:rPr>
            <w:sz w:val="20"/>
            <w:szCs w:val="20"/>
            <w:lang w:val="en-GB"/>
          </w:rPr>
          <w:t>target variable</w:t>
        </w:r>
        <w:r w:rsidR="001E0791">
          <w:rPr>
            <w:sz w:val="20"/>
            <w:szCs w:val="20"/>
            <w:lang w:val="en-GB"/>
          </w:rPr>
          <w:t xml:space="preserve"> some </w:t>
        </w:r>
        <w:r w:rsidR="001E4524">
          <w:rPr>
            <w:sz w:val="20"/>
            <w:szCs w:val="20"/>
            <w:lang w:val="en-GB"/>
          </w:rPr>
          <w:t>modifications o</w:t>
        </w:r>
      </w:ins>
      <w:ins w:author="Jonathan Leipold - BDAE Gruppe" w:date="2023-10-18T18:20:00Z" w:id="827">
        <w:r w:rsidR="001E4524">
          <w:rPr>
            <w:sz w:val="20"/>
            <w:szCs w:val="20"/>
            <w:lang w:val="en-GB"/>
          </w:rPr>
          <w:t xml:space="preserve">n the </w:t>
        </w:r>
        <w:proofErr w:type="spellStart"/>
        <w:r w:rsidR="001E4524">
          <w:rPr>
            <w:sz w:val="20"/>
            <w:szCs w:val="20"/>
            <w:lang w:val="en-GB"/>
          </w:rPr>
          <w:t>df</w:t>
        </w:r>
        <w:proofErr w:type="spellEnd"/>
        <w:r w:rsidR="001E4524">
          <w:rPr>
            <w:sz w:val="20"/>
            <w:szCs w:val="20"/>
            <w:lang w:val="en-GB"/>
          </w:rPr>
          <w:t xml:space="preserve"> needed to be done:</w:t>
        </w:r>
      </w:ins>
    </w:p>
    <w:p w:rsidR="001E4524" w:rsidP="001E4524" w:rsidRDefault="001E4524" w14:paraId="2A0F7278" w14:textId="5F1EAF22">
      <w:pPr>
        <w:pStyle w:val="ListParagraph"/>
        <w:numPr>
          <w:ilvl w:val="0"/>
          <w:numId w:val="55"/>
        </w:numPr>
        <w:rPr>
          <w:ins w:author="Jonathan Leipold - BDAE Gruppe" w:date="2023-10-18T18:20:00Z" w:id="828"/>
          <w:sz w:val="20"/>
          <w:szCs w:val="20"/>
          <w:lang w:val="en-GB"/>
        </w:rPr>
      </w:pPr>
      <w:ins w:author="Jonathan Leipold - BDAE Gruppe" w:date="2023-10-18T18:20:00Z" w:id="829">
        <w:r>
          <w:rPr>
            <w:sz w:val="20"/>
            <w:szCs w:val="20"/>
            <w:lang w:val="en-GB"/>
          </w:rPr>
          <w:t xml:space="preserve">Encode string/ categorical columns </w:t>
        </w:r>
      </w:ins>
    </w:p>
    <w:p w:rsidR="001E4524" w:rsidP="001E4524" w:rsidRDefault="00DA7BA5" w14:paraId="2F5617AD" w14:textId="2854AE44">
      <w:pPr>
        <w:pStyle w:val="ListParagraph"/>
        <w:numPr>
          <w:ilvl w:val="0"/>
          <w:numId w:val="55"/>
        </w:numPr>
        <w:rPr>
          <w:ins w:author="Jonathan Leipold - BDAE Gruppe" w:date="2023-10-18T18:21:00Z" w:id="830"/>
          <w:sz w:val="20"/>
          <w:szCs w:val="20"/>
          <w:lang w:val="en-GB"/>
        </w:rPr>
      </w:pPr>
      <w:ins w:author="Jonathan Leipold - BDAE Gruppe" w:date="2023-10-18T18:20:00Z" w:id="831">
        <w:r>
          <w:rPr>
            <w:sz w:val="20"/>
            <w:szCs w:val="20"/>
            <w:lang w:val="en-GB"/>
          </w:rPr>
          <w:t>Convert datetime columns to int by keeping their year only</w:t>
        </w:r>
      </w:ins>
    </w:p>
    <w:p w:rsidR="00D97C70" w:rsidP="001624D4" w:rsidRDefault="00D97C70" w14:paraId="5C17753B" w14:textId="056DCA8F">
      <w:pPr>
        <w:rPr>
          <w:ins w:author="Jonathan Leipold - BDAE Gruppe" w:date="2023-10-18T18:24:00Z" w:id="832"/>
          <w:sz w:val="20"/>
          <w:szCs w:val="20"/>
          <w:lang w:val="en-GB"/>
        </w:rPr>
      </w:pPr>
      <w:ins w:author="Jonathan Leipold - BDAE Gruppe" w:date="2023-10-18T18:22:00Z" w:id="833">
        <w:r>
          <w:rPr>
            <w:sz w:val="20"/>
            <w:szCs w:val="20"/>
            <w:lang w:val="en-GB"/>
          </w:rPr>
          <w:t>In the end the main correlating features are</w:t>
        </w:r>
      </w:ins>
      <w:ins w:author="Jonathan Leipold - BDAE Gruppe" w:date="2023-10-18T18:24:00Z" w:id="834">
        <w:r w:rsidR="001624D4">
          <w:rPr>
            <w:sz w:val="20"/>
            <w:szCs w:val="20"/>
            <w:lang w:val="en-GB"/>
          </w:rPr>
          <w:t xml:space="preserve"> t</w:t>
        </w:r>
      </w:ins>
      <w:ins w:author="Jonathan Leipold - BDAE Gruppe" w:date="2023-10-18T18:23:00Z" w:id="835">
        <w:r w:rsidRPr="001624D4">
          <w:rPr>
            <w:sz w:val="20"/>
            <w:szCs w:val="20"/>
            <w:lang w:val="en-GB"/>
            <w:rPrChange w:author="Jonathan Leipold - BDAE Gruppe" w:date="2023-10-18T18:24:00Z" w:id="836">
              <w:rPr>
                <w:lang w:val="en-GB"/>
              </w:rPr>
            </w:rPrChange>
          </w:rPr>
          <w:t xml:space="preserve">hose wo </w:t>
        </w:r>
      </w:ins>
      <w:ins w:author="Jonathan Leipold - BDAE Gruppe" w:date="2023-10-18T18:24:00Z" w:id="837">
        <w:r w:rsidR="001624D4">
          <w:rPr>
            <w:sz w:val="20"/>
            <w:szCs w:val="20"/>
            <w:lang w:val="en-GB"/>
          </w:rPr>
          <w:t xml:space="preserve">directly </w:t>
        </w:r>
      </w:ins>
      <w:ins w:author="Jonathan Leipold - BDAE Gruppe" w:date="2023-10-18T18:23:00Z" w:id="838">
        <w:r w:rsidRPr="001624D4" w:rsidR="00CA4C78">
          <w:rPr>
            <w:sz w:val="20"/>
            <w:szCs w:val="20"/>
            <w:lang w:val="en-GB"/>
            <w:rPrChange w:author="Jonathan Leipold - BDAE Gruppe" w:date="2023-10-18T18:24:00Z" w:id="839">
              <w:rPr>
                <w:lang w:val="en-GB"/>
              </w:rPr>
            </w:rPrChange>
          </w:rPr>
          <w:t>give information about the current state of the contract (active / ended)</w:t>
        </w:r>
      </w:ins>
      <w:ins w:author="Jonathan Leipold - BDAE Gruppe" w:date="2023-10-18T18:24:00Z" w:id="840">
        <w:r w:rsidR="001624D4">
          <w:rPr>
            <w:sz w:val="20"/>
            <w:szCs w:val="20"/>
            <w:lang w:val="en-GB"/>
          </w:rPr>
          <w:t>:</w:t>
        </w:r>
      </w:ins>
    </w:p>
    <w:p w:rsidR="00201371" w:rsidRDefault="001624D4" w14:paraId="18D6D911" w14:textId="77777777">
      <w:pPr>
        <w:keepNext/>
        <w:rPr>
          <w:ins w:author="Jonathan Leipold - BDAE Gruppe" w:date="2023-10-19T23:50:00Z" w:id="841"/>
        </w:rPr>
        <w:pPrChange w:author="Jonathan Leipold - BDAE Gruppe" w:date="2023-10-19T23:50:00Z" w:id="842">
          <w:pPr/>
        </w:pPrChange>
      </w:pPr>
      <w:ins w:author="Jonathan Leipold - BDAE Gruppe" w:date="2023-10-18T18:24:00Z" w:id="843">
        <w:r>
          <w:rPr>
            <w:noProof/>
          </w:rPr>
          <w:drawing>
            <wp:inline distT="0" distB="0" distL="0" distR="0" wp14:anchorId="3958CE10" wp14:editId="641FD53F">
              <wp:extent cx="5274310" cy="1676400"/>
              <wp:effectExtent l="0" t="0" r="2540" b="0"/>
              <wp:docPr id="337051377" name="Grafik 337051377"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51377" name="Grafik 1" descr="Ein Bild, das Text, Screenshot, Schrift, Reihe enthält.&#10;&#10;Automatisch generierte Beschreibu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ins>
    </w:p>
    <w:p w:rsidRPr="00E5248D" w:rsidR="00E5248D" w:rsidRDefault="00201371" w14:paraId="0A66302A" w14:textId="4718ECF8">
      <w:pPr>
        <w:pStyle w:val="Caption"/>
        <w:rPr>
          <w:ins w:author="Jonathan Leipold - BDAE Gruppe" w:date="2023-10-18T18:24:00Z" w:id="844"/>
          <w:lang w:val="en-GB"/>
          <w:rPrChange w:author="Jonathan Leipold - BDAE Gruppe" w:date="2023-10-19T23:52:00Z" w:id="845">
            <w:rPr>
              <w:ins w:author="Jonathan Leipold - BDAE Gruppe" w:date="2023-10-18T18:24:00Z" w:id="846"/>
              <w:sz w:val="20"/>
              <w:szCs w:val="20"/>
              <w:lang w:val="en-GB"/>
            </w:rPr>
          </w:rPrChange>
        </w:rPr>
        <w:pPrChange w:author="Jonathan Leipold - BDAE Gruppe" w:date="2023-10-19T23:52:00Z" w:id="847">
          <w:pPr/>
        </w:pPrChange>
      </w:pPr>
      <w:ins w:author="Jonathan Leipold - BDAE Gruppe" w:date="2023-10-19T23:50:00Z" w:id="848">
        <w:r w:rsidRPr="00201371">
          <w:rPr>
            <w:lang w:val="en-GB"/>
            <w:rPrChange w:author="Jonathan Leipold - BDAE Gruppe" w:date="2023-10-19T23:50:00Z" w:id="849">
              <w:rPr>
                <w:i/>
                <w:iCs/>
              </w:rPr>
            </w:rPrChange>
          </w:rPr>
          <w:t xml:space="preserve">Figure </w:t>
        </w:r>
        <w:r>
          <w:fldChar w:fldCharType="begin"/>
        </w:r>
        <w:r w:rsidRPr="00201371">
          <w:rPr>
            <w:lang w:val="en-GB"/>
            <w:rPrChange w:author="Jonathan Leipold - BDAE Gruppe" w:date="2023-10-19T23:50:00Z" w:id="850">
              <w:rPr>
                <w:i/>
                <w:iCs/>
              </w:rPr>
            </w:rPrChange>
          </w:rPr>
          <w:instrText xml:space="preserve"> SEQ Figure \* ARABIC </w:instrText>
        </w:r>
      </w:ins>
      <w:r>
        <w:fldChar w:fldCharType="separate"/>
      </w:r>
      <w:ins w:author="Jonathan Leipold - BDAE Gruppe" w:date="2023-10-22T23:20:00Z" w:id="851">
        <w:r w:rsidR="002B6A51">
          <w:rPr>
            <w:noProof/>
            <w:lang w:val="en-GB"/>
          </w:rPr>
          <w:t>15</w:t>
        </w:r>
      </w:ins>
      <w:ins w:author="Jonathan Leipold - BDAE Gruppe" w:date="2023-10-19T23:50:00Z" w:id="852">
        <w:r>
          <w:fldChar w:fldCharType="end"/>
        </w:r>
        <w:r w:rsidRPr="00201371">
          <w:rPr>
            <w:lang w:val="en-GB"/>
            <w:rPrChange w:author="Jonathan Leipold - BDAE Gruppe" w:date="2023-10-19T23:50:00Z" w:id="853">
              <w:rPr>
                <w:i/>
                <w:iCs/>
              </w:rPr>
            </w:rPrChange>
          </w:rPr>
          <w:t>: Top correlations with target variable</w:t>
        </w:r>
      </w:ins>
    </w:p>
    <w:p w:rsidR="00921A8D" w:rsidP="00921A8D" w:rsidRDefault="00921A8D" w14:paraId="739B3E0A" w14:textId="77777777">
      <w:pPr>
        <w:rPr>
          <w:ins w:author="Jonathan Leipold - BDAE Gruppe" w:date="2023-10-19T23:49:00Z" w:id="854"/>
          <w:sz w:val="20"/>
          <w:szCs w:val="20"/>
          <w:lang w:val="en-GB"/>
        </w:rPr>
      </w:pPr>
      <w:ins w:author="Jonathan Leipold - BDAE Gruppe" w:date="2023-10-19T23:47:00Z" w:id="855">
        <w:r>
          <w:rPr>
            <w:sz w:val="20"/>
            <w:szCs w:val="20"/>
            <w:lang w:val="en-GB"/>
          </w:rPr>
          <w:t xml:space="preserve">Additionally, correlations of the initial and </w:t>
        </w:r>
        <w:proofErr w:type="spellStart"/>
        <w:r>
          <w:rPr>
            <w:sz w:val="20"/>
            <w:szCs w:val="20"/>
            <w:lang w:val="en-GB"/>
          </w:rPr>
          <w:t>preprocessed</w:t>
        </w:r>
        <w:proofErr w:type="spellEnd"/>
        <w:r>
          <w:rPr>
            <w:sz w:val="20"/>
            <w:szCs w:val="20"/>
            <w:lang w:val="en-GB"/>
          </w:rPr>
          <w:t xml:space="preserve"> </w:t>
        </w:r>
        <w:proofErr w:type="spellStart"/>
        <w:r>
          <w:rPr>
            <w:sz w:val="20"/>
            <w:szCs w:val="20"/>
            <w:lang w:val="en-GB"/>
          </w:rPr>
          <w:t>df</w:t>
        </w:r>
        <w:proofErr w:type="spellEnd"/>
        <w:r>
          <w:rPr>
            <w:sz w:val="20"/>
            <w:szCs w:val="20"/>
            <w:lang w:val="en-GB"/>
          </w:rPr>
          <w:t xml:space="preserve"> were compared. More variations of correlation comparison can be found in the notebook.</w:t>
        </w:r>
      </w:ins>
    </w:p>
    <w:p w:rsidR="00201371" w:rsidP="00201371" w:rsidRDefault="00201371" w14:paraId="616C7812" w14:textId="77777777">
      <w:pPr>
        <w:pStyle w:val="Heading3"/>
        <w:rPr>
          <w:ins w:author="Jonathan Leipold - BDAE Gruppe" w:date="2023-10-19T23:49:00Z" w:id="856"/>
          <w:lang w:val="en-GB"/>
        </w:rPr>
      </w:pPr>
    </w:p>
    <w:p w:rsidRPr="00201371" w:rsidR="00201371" w:rsidRDefault="00201371" w14:paraId="0A46F932" w14:textId="0189395B">
      <w:pPr>
        <w:pStyle w:val="Heading3"/>
        <w:rPr>
          <w:ins w:author="Jonathan Leipold - BDAE Gruppe" w:date="2023-10-19T23:47:00Z" w:id="857"/>
          <w:lang w:val="en-GB"/>
          <w:rPrChange w:author="Jonathan Leipold - BDAE Gruppe" w:date="2023-10-19T23:50:00Z" w:id="858">
            <w:rPr>
              <w:ins w:author="Jonathan Leipold - BDAE Gruppe" w:date="2023-10-19T23:47:00Z" w:id="859"/>
              <w:sz w:val="20"/>
              <w:szCs w:val="20"/>
              <w:lang w:val="en-GB"/>
            </w:rPr>
          </w:rPrChange>
        </w:rPr>
        <w:pPrChange w:author="Jonathan Leipold - BDAE Gruppe" w:date="2023-10-19T23:50:00Z" w:id="860">
          <w:pPr/>
        </w:pPrChange>
      </w:pPr>
      <w:bookmarkStart w:name="_Toc148803236" w:id="861"/>
      <w:bookmarkStart w:name="_Toc241120553" w:id="862"/>
      <w:ins w:author="Jonathan Leipold - BDAE Gruppe" w:date="2023-10-19T23:49:00Z" w:id="863">
        <w:r>
          <w:rPr>
            <w:lang w:val="en-GB"/>
          </w:rPr>
          <w:t>Distributions</w:t>
        </w:r>
      </w:ins>
      <w:bookmarkEnd w:id="861"/>
      <w:bookmarkEnd w:id="862"/>
    </w:p>
    <w:p w:rsidR="007051CE" w:rsidP="00FF5CB1" w:rsidRDefault="00201371" w14:paraId="3BF47897" w14:textId="09D1A2BB">
      <w:pPr>
        <w:rPr>
          <w:ins w:author="Jonathan Leipold - BDAE Gruppe" w:date="2023-10-19T23:19:00Z" w:id="864"/>
          <w:sz w:val="20"/>
          <w:szCs w:val="20"/>
          <w:lang w:val="en-GB"/>
        </w:rPr>
      </w:pPr>
      <w:ins w:author="Jonathan Leipold - BDAE Gruppe" w:date="2023-10-19T23:49:00Z" w:id="865">
        <w:r>
          <w:rPr>
            <w:sz w:val="20"/>
            <w:szCs w:val="20"/>
            <w:lang w:val="en-GB"/>
          </w:rPr>
          <w:t xml:space="preserve">The high correlations with the target variable can also </w:t>
        </w:r>
      </w:ins>
      <w:ins w:author="Jonathan Leipold - BDAE Gruppe" w:date="2023-10-19T23:18:00Z" w:id="866">
        <w:r w:rsidR="007051CE">
          <w:rPr>
            <w:sz w:val="20"/>
            <w:szCs w:val="20"/>
            <w:lang w:val="en-GB"/>
          </w:rPr>
          <w:t xml:space="preserve">be visualized when looking </w:t>
        </w:r>
      </w:ins>
      <w:ins w:author="Jonathan Leipold - BDAE Gruppe" w:date="2023-10-19T23:19:00Z" w:id="867">
        <w:r w:rsidR="007051CE">
          <w:rPr>
            <w:sz w:val="20"/>
            <w:szCs w:val="20"/>
            <w:lang w:val="en-GB"/>
          </w:rPr>
          <w:t xml:space="preserve">at the distribution of these values </w:t>
        </w:r>
        <w:r w:rsidR="00E44609">
          <w:rPr>
            <w:sz w:val="20"/>
            <w:szCs w:val="20"/>
            <w:lang w:val="en-GB"/>
          </w:rPr>
          <w:t>with hue=’terminated’:</w:t>
        </w:r>
      </w:ins>
    </w:p>
    <w:p w:rsidR="00E73705" w:rsidRDefault="00E44609" w14:paraId="1EABA1F1" w14:textId="77777777">
      <w:pPr>
        <w:keepNext/>
        <w:rPr>
          <w:ins w:author="Jonathan Leipold - BDAE Gruppe" w:date="2023-10-19T23:46:00Z" w:id="868"/>
        </w:rPr>
        <w:pPrChange w:author="Jonathan Leipold - BDAE Gruppe" w:date="2023-10-19T23:46:00Z" w:id="869">
          <w:pPr/>
        </w:pPrChange>
      </w:pPr>
      <w:ins w:author="Jonathan Leipold - BDAE Gruppe" w:date="2023-10-19T23:19:00Z" w:id="870">
        <w:r>
          <w:rPr>
            <w:noProof/>
          </w:rPr>
          <w:drawing>
            <wp:inline distT="0" distB="0" distL="0" distR="0" wp14:anchorId="76A87995" wp14:editId="1A283295">
              <wp:extent cx="5274310" cy="1548130"/>
              <wp:effectExtent l="0" t="0" r="2540" b="0"/>
              <wp:docPr id="648351960" name="Grafik 648351960" descr="Ein Bild, das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51960" name="Grafik 5" descr="Ein Bild, das Diagramm, Reihe, Screensho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48130"/>
                      </a:xfrm>
                      <a:prstGeom prst="rect">
                        <a:avLst/>
                      </a:prstGeom>
                      <a:noFill/>
                      <a:ln>
                        <a:noFill/>
                      </a:ln>
                    </pic:spPr>
                  </pic:pic>
                </a:graphicData>
              </a:graphic>
            </wp:inline>
          </w:drawing>
        </w:r>
      </w:ins>
    </w:p>
    <w:p w:rsidR="00E44609" w:rsidRDefault="00E73705" w14:paraId="5942629D" w14:textId="080D24AC">
      <w:pPr>
        <w:pStyle w:val="Caption"/>
        <w:rPr>
          <w:ins w:author="Jonathan Leipold - BDAE Gruppe" w:date="2023-10-19T23:19:00Z" w:id="871"/>
          <w:sz w:val="20"/>
          <w:szCs w:val="20"/>
          <w:lang w:val="en-GB"/>
        </w:rPr>
        <w:pPrChange w:author="Jonathan Leipold - BDAE Gruppe" w:date="2023-10-19T23:46:00Z" w:id="872">
          <w:pPr/>
        </w:pPrChange>
      </w:pPr>
      <w:ins w:author="Jonathan Leipold - BDAE Gruppe" w:date="2023-10-19T23:46:00Z" w:id="873">
        <w:r w:rsidRPr="00D03A21">
          <w:rPr>
            <w:lang w:val="en-GB"/>
            <w:rPrChange w:author="Jonathan Leipold - BDAE Gruppe" w:date="2023-10-20T01:37:00Z" w:id="874">
              <w:rPr/>
            </w:rPrChange>
          </w:rPr>
          <w:t xml:space="preserve">Figure </w:t>
        </w:r>
        <w:r>
          <w:fldChar w:fldCharType="begin"/>
        </w:r>
        <w:r w:rsidRPr="00D03A21">
          <w:rPr>
            <w:lang w:val="en-GB"/>
            <w:rPrChange w:author="Jonathan Leipold - BDAE Gruppe" w:date="2023-10-20T01:37:00Z" w:id="875">
              <w:rPr/>
            </w:rPrChange>
          </w:rPr>
          <w:instrText xml:space="preserve"> SEQ Figure \* ARABIC </w:instrText>
        </w:r>
      </w:ins>
      <w:r>
        <w:fldChar w:fldCharType="separate"/>
      </w:r>
      <w:ins w:author="Jonathan Leipold - BDAE Gruppe" w:date="2023-10-22T23:20:00Z" w:id="876">
        <w:r w:rsidR="002B6A51">
          <w:rPr>
            <w:noProof/>
            <w:lang w:val="en-GB"/>
          </w:rPr>
          <w:t>16</w:t>
        </w:r>
      </w:ins>
      <w:ins w:author="Jonathan Leipold - BDAE Gruppe" w:date="2023-10-19T23:46:00Z" w:id="877">
        <w:r>
          <w:fldChar w:fldCharType="end"/>
        </w:r>
        <w:r w:rsidRPr="00D03A21">
          <w:rPr>
            <w:lang w:val="en-GB"/>
            <w:rPrChange w:author="Jonathan Leipold - BDAE Gruppe" w:date="2023-10-20T01:37:00Z" w:id="878">
              <w:rPr/>
            </w:rPrChange>
          </w:rPr>
          <w:t xml:space="preserve">: </w:t>
        </w:r>
        <w:proofErr w:type="spellStart"/>
        <w:r w:rsidRPr="00D03A21">
          <w:rPr>
            <w:lang w:val="en-GB"/>
            <w:rPrChange w:author="Jonathan Leipold - BDAE Gruppe" w:date="2023-10-20T01:37:00Z" w:id="879">
              <w:rPr/>
            </w:rPrChange>
          </w:rPr>
          <w:t>effEndDate</w:t>
        </w:r>
        <w:proofErr w:type="spellEnd"/>
        <w:r w:rsidRPr="00D03A21">
          <w:rPr>
            <w:lang w:val="en-GB"/>
            <w:rPrChange w:author="Jonathan Leipold - BDAE Gruppe" w:date="2023-10-20T01:37:00Z" w:id="880">
              <w:rPr/>
            </w:rPrChange>
          </w:rPr>
          <w:t xml:space="preserve"> </w:t>
        </w:r>
      </w:ins>
      <w:ins w:author="Jonathan Leipold - BDAE Gruppe" w:date="2023-10-19T23:47:00Z" w:id="881">
        <w:r w:rsidRPr="00D03A21" w:rsidR="00272813">
          <w:rPr>
            <w:lang w:val="en-GB"/>
            <w:rPrChange w:author="Jonathan Leipold - BDAE Gruppe" w:date="2023-10-20T01:37:00Z" w:id="882">
              <w:rPr/>
            </w:rPrChange>
          </w:rPr>
          <w:t>d</w:t>
        </w:r>
      </w:ins>
      <w:ins w:author="Jonathan Leipold - BDAE Gruppe" w:date="2023-10-19T23:46:00Z" w:id="883">
        <w:r w:rsidRPr="00D03A21">
          <w:rPr>
            <w:lang w:val="en-GB"/>
            <w:rPrChange w:author="Jonathan Leipold - BDAE Gruppe" w:date="2023-10-20T01:37:00Z" w:id="884">
              <w:rPr/>
            </w:rPrChange>
          </w:rPr>
          <w:t>istribution</w:t>
        </w:r>
      </w:ins>
    </w:p>
    <w:p w:rsidR="0077426B" w:rsidRDefault="0077426B" w14:paraId="7B866C63" w14:textId="4726E8D3">
      <w:pPr>
        <w:rPr>
          <w:ins w:author="Jonathan Leipold - BDAE Gruppe" w:date="2023-10-19T23:44:00Z" w:id="885"/>
          <w:sz w:val="20"/>
          <w:szCs w:val="20"/>
          <w:lang w:val="en-GB"/>
        </w:rPr>
      </w:pPr>
      <w:ins w:author="Jonathan Leipold - BDAE Gruppe" w:date="2023-10-19T23:41:00Z" w:id="886">
        <w:r>
          <w:rPr>
            <w:sz w:val="20"/>
            <w:szCs w:val="20"/>
            <w:lang w:val="en-GB"/>
          </w:rPr>
          <w:t xml:space="preserve">There are a lot of contracts with </w:t>
        </w:r>
        <w:proofErr w:type="spellStart"/>
        <w:r>
          <w:rPr>
            <w:sz w:val="20"/>
            <w:szCs w:val="20"/>
            <w:lang w:val="en-GB"/>
          </w:rPr>
          <w:t>endDate</w:t>
        </w:r>
        <w:proofErr w:type="spellEnd"/>
        <w:r>
          <w:rPr>
            <w:sz w:val="20"/>
            <w:szCs w:val="20"/>
            <w:lang w:val="en-GB"/>
          </w:rPr>
          <w:t xml:space="preserve"> </w:t>
        </w:r>
        <w:r w:rsidR="000D30E0">
          <w:rPr>
            <w:sz w:val="20"/>
            <w:szCs w:val="20"/>
            <w:lang w:val="en-GB"/>
          </w:rPr>
          <w:t>in 2100</w:t>
        </w:r>
      </w:ins>
      <w:ins w:author="Jonathan Leipold - BDAE Gruppe" w:date="2023-10-19T23:43:00Z" w:id="887">
        <w:r w:rsidR="002202D9">
          <w:rPr>
            <w:sz w:val="20"/>
            <w:szCs w:val="20"/>
            <w:lang w:val="en-GB"/>
          </w:rPr>
          <w:t xml:space="preserve"> -</w:t>
        </w:r>
      </w:ins>
      <w:ins w:author="Jonathan Leipold - BDAE Gruppe" w:date="2023-10-19T23:41:00Z" w:id="888">
        <w:r w:rsidR="000D30E0">
          <w:rPr>
            <w:sz w:val="20"/>
            <w:szCs w:val="20"/>
            <w:lang w:val="en-GB"/>
          </w:rPr>
          <w:t xml:space="preserve"> a internal date for “</w:t>
        </w:r>
        <w:proofErr w:type="spellStart"/>
        <w:r w:rsidR="000D30E0">
          <w:rPr>
            <w:sz w:val="20"/>
            <w:szCs w:val="20"/>
            <w:lang w:val="en-GB"/>
          </w:rPr>
          <w:t>infinit</w:t>
        </w:r>
        <w:proofErr w:type="spellEnd"/>
        <w:r w:rsidR="000D30E0">
          <w:rPr>
            <w:sz w:val="20"/>
            <w:szCs w:val="20"/>
            <w:lang w:val="en-GB"/>
          </w:rPr>
          <w:t>”</w:t>
        </w:r>
      </w:ins>
      <w:ins w:author="Jonathan Leipold - BDAE Gruppe" w:date="2023-10-19T23:43:00Z" w:id="889">
        <w:r w:rsidR="002202D9">
          <w:rPr>
            <w:sz w:val="20"/>
            <w:szCs w:val="20"/>
            <w:lang w:val="en-GB"/>
          </w:rPr>
          <w:t xml:space="preserve"> -</w:t>
        </w:r>
      </w:ins>
      <w:ins w:author="Jonathan Leipold - BDAE Gruppe" w:date="2023-10-19T23:41:00Z" w:id="890">
        <w:r w:rsidR="000D30E0">
          <w:rPr>
            <w:sz w:val="20"/>
            <w:szCs w:val="20"/>
            <w:lang w:val="en-GB"/>
          </w:rPr>
          <w:t xml:space="preserve"> which have a lo</w:t>
        </w:r>
      </w:ins>
      <w:ins w:author="Jonathan Leipold - BDAE Gruppe" w:date="2023-10-19T23:42:00Z" w:id="891">
        <w:r w:rsidR="000D30E0">
          <w:rPr>
            <w:sz w:val="20"/>
            <w:szCs w:val="20"/>
            <w:lang w:val="en-GB"/>
          </w:rPr>
          <w:t xml:space="preserve">t of </w:t>
        </w:r>
      </w:ins>
      <w:ins w:author="Jonathan Leipold - BDAE Gruppe" w:date="2023-10-19T23:43:00Z" w:id="892">
        <w:r w:rsidR="002202D9">
          <w:rPr>
            <w:sz w:val="20"/>
            <w:szCs w:val="20"/>
            <w:lang w:val="en-GB"/>
          </w:rPr>
          <w:t>products</w:t>
        </w:r>
      </w:ins>
      <w:ins w:author="Jonathan Leipold - BDAE Gruppe" w:date="2023-10-19T23:42:00Z" w:id="893">
        <w:r w:rsidR="000D30E0">
          <w:rPr>
            <w:sz w:val="20"/>
            <w:szCs w:val="20"/>
            <w:lang w:val="en-GB"/>
          </w:rPr>
          <w:t xml:space="preserve">. </w:t>
        </w:r>
      </w:ins>
      <w:ins w:author="Jonathan Leipold - BDAE Gruppe" w:date="2023-10-19T23:43:00Z" w:id="894">
        <w:r w:rsidR="008A4959">
          <w:rPr>
            <w:sz w:val="20"/>
            <w:szCs w:val="20"/>
            <w:lang w:val="en-GB"/>
          </w:rPr>
          <w:t xml:space="preserve">To give the option to </w:t>
        </w:r>
        <w:r w:rsidR="00BE5826">
          <w:rPr>
            <w:sz w:val="20"/>
            <w:szCs w:val="20"/>
            <w:lang w:val="en-GB"/>
          </w:rPr>
          <w:t xml:space="preserve">reduce these “outliers” </w:t>
        </w:r>
      </w:ins>
      <w:ins w:author="Jonathan Leipold - BDAE Gruppe" w:date="2023-10-19T23:44:00Z" w:id="895">
        <w:r w:rsidR="00BE5826">
          <w:rPr>
            <w:sz w:val="20"/>
            <w:szCs w:val="20"/>
            <w:lang w:val="en-GB"/>
          </w:rPr>
          <w:t xml:space="preserve">2 more parameters got included into the preprocessing function to optionally cut the </w:t>
        </w:r>
        <w:proofErr w:type="spellStart"/>
        <w:r w:rsidR="00BE5826">
          <w:rPr>
            <w:sz w:val="20"/>
            <w:szCs w:val="20"/>
            <w:lang w:val="en-GB"/>
          </w:rPr>
          <w:t>effEndDate</w:t>
        </w:r>
        <w:r w:rsidR="00CE2F9E">
          <w:rPr>
            <w:sz w:val="20"/>
            <w:szCs w:val="20"/>
            <w:lang w:val="en-GB"/>
          </w:rPr>
          <w:t>a</w:t>
        </w:r>
        <w:proofErr w:type="spellEnd"/>
        <w:r w:rsidR="00CE2F9E">
          <w:rPr>
            <w:sz w:val="20"/>
            <w:szCs w:val="20"/>
            <w:lang w:val="en-GB"/>
          </w:rPr>
          <w:t xml:space="preserve"> to a certain date.</w:t>
        </w:r>
      </w:ins>
    </w:p>
    <w:p w:rsidR="00CE2F9E" w:rsidRDefault="00CE2F9E" w14:paraId="2ADE818F" w14:textId="4B36FAF6">
      <w:pPr>
        <w:rPr>
          <w:ins w:author="Jonathan Leipold - BDAE Gruppe" w:date="2023-10-19T23:45:00Z" w:id="896"/>
          <w:sz w:val="20"/>
          <w:szCs w:val="20"/>
          <w:lang w:val="en-GB"/>
        </w:rPr>
      </w:pPr>
      <w:ins w:author="Jonathan Leipold - BDAE Gruppe" w:date="2023-10-19T23:44:00Z" w:id="897">
        <w:r>
          <w:rPr>
            <w:sz w:val="20"/>
            <w:szCs w:val="20"/>
            <w:lang w:val="en-GB"/>
          </w:rPr>
          <w:t xml:space="preserve">This way you can have a closer look on the distribution of the main </w:t>
        </w:r>
      </w:ins>
      <w:ins w:author="Jonathan Leipold - BDAE Gruppe" w:date="2023-10-19T23:45:00Z" w:id="898">
        <w:r w:rsidR="00F3267B">
          <w:rPr>
            <w:sz w:val="20"/>
            <w:szCs w:val="20"/>
            <w:lang w:val="en-GB"/>
          </w:rPr>
          <w:t>columns</w:t>
        </w:r>
        <w:r w:rsidR="00E73705">
          <w:rPr>
            <w:sz w:val="20"/>
            <w:szCs w:val="20"/>
            <w:lang w:val="en-GB"/>
          </w:rPr>
          <w:t>:</w:t>
        </w:r>
      </w:ins>
    </w:p>
    <w:p w:rsidR="00E73705" w:rsidRDefault="00E73705" w14:paraId="5B9AF90B" w14:textId="77777777">
      <w:pPr>
        <w:keepNext/>
        <w:rPr>
          <w:ins w:author="Jonathan Leipold - BDAE Gruppe" w:date="2023-10-19T23:45:00Z" w:id="899"/>
        </w:rPr>
        <w:pPrChange w:author="Jonathan Leipold - BDAE Gruppe" w:date="2023-10-19T23:45:00Z" w:id="900">
          <w:pPr/>
        </w:pPrChange>
      </w:pPr>
      <w:ins w:author="Jonathan Leipold - BDAE Gruppe" w:date="2023-10-19T23:45:00Z" w:id="901">
        <w:r>
          <w:rPr>
            <w:noProof/>
          </w:rPr>
          <w:drawing>
            <wp:inline distT="0" distB="0" distL="0" distR="0" wp14:anchorId="554324A2" wp14:editId="0D18CB1D">
              <wp:extent cx="5274310" cy="1548130"/>
              <wp:effectExtent l="0" t="0" r="2540" b="0"/>
              <wp:docPr id="1837813579" name="Grafik 1837813579"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13579" name="Grafik 6" descr="Ein Bild, das Diagramm, Reihe, Screenshot, Design enthält.&#10;&#10;Automatisch generierte Beschreibu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48130"/>
                      </a:xfrm>
                      <a:prstGeom prst="rect">
                        <a:avLst/>
                      </a:prstGeom>
                      <a:noFill/>
                      <a:ln>
                        <a:noFill/>
                      </a:ln>
                    </pic:spPr>
                  </pic:pic>
                </a:graphicData>
              </a:graphic>
            </wp:inline>
          </w:drawing>
        </w:r>
      </w:ins>
    </w:p>
    <w:p w:rsidR="00E73705" w:rsidP="00E73705" w:rsidRDefault="00E73705" w14:paraId="1EC288B9" w14:textId="702ACA49">
      <w:pPr>
        <w:pStyle w:val="Caption"/>
        <w:rPr>
          <w:ins w:author="Jonathan Leipold - BDAE Gruppe" w:date="2023-10-19T23:47:00Z" w:id="902"/>
          <w:lang w:val="en-GB"/>
        </w:rPr>
      </w:pPr>
      <w:ins w:author="Jonathan Leipold - BDAE Gruppe" w:date="2023-10-19T23:45:00Z" w:id="903">
        <w:r w:rsidRPr="00E73705">
          <w:rPr>
            <w:lang w:val="en-GB"/>
            <w:rPrChange w:author="Jonathan Leipold - BDAE Gruppe" w:date="2023-10-19T23:46:00Z" w:id="904">
              <w:rPr/>
            </w:rPrChange>
          </w:rPr>
          <w:t xml:space="preserve">Figure </w:t>
        </w:r>
        <w:r>
          <w:fldChar w:fldCharType="begin"/>
        </w:r>
        <w:r w:rsidRPr="00E73705">
          <w:rPr>
            <w:lang w:val="en-GB"/>
            <w:rPrChange w:author="Jonathan Leipold - BDAE Gruppe" w:date="2023-10-19T23:46:00Z" w:id="905">
              <w:rPr/>
            </w:rPrChange>
          </w:rPr>
          <w:instrText xml:space="preserve"> SEQ Figure \* ARABIC </w:instrText>
        </w:r>
      </w:ins>
      <w:r>
        <w:fldChar w:fldCharType="separate"/>
      </w:r>
      <w:ins w:author="Jonathan Leipold - BDAE Gruppe" w:date="2023-10-22T23:20:00Z" w:id="906">
        <w:r w:rsidR="002B6A51">
          <w:rPr>
            <w:noProof/>
            <w:lang w:val="en-GB"/>
          </w:rPr>
          <w:t>17</w:t>
        </w:r>
      </w:ins>
      <w:ins w:author="Jonathan Leipold - BDAE Gruppe" w:date="2023-10-19T23:45:00Z" w:id="907">
        <w:r>
          <w:fldChar w:fldCharType="end"/>
        </w:r>
        <w:r w:rsidRPr="00E73705">
          <w:rPr>
            <w:lang w:val="en-GB"/>
            <w:rPrChange w:author="Jonathan Leipold - BDAE Gruppe" w:date="2023-10-19T23:46:00Z" w:id="908">
              <w:rPr/>
            </w:rPrChange>
          </w:rPr>
          <w:t xml:space="preserve">: </w:t>
        </w:r>
        <w:proofErr w:type="spellStart"/>
        <w:r w:rsidRPr="00E73705">
          <w:rPr>
            <w:lang w:val="en-GB"/>
            <w:rPrChange w:author="Jonathan Leipold - BDAE Gruppe" w:date="2023-10-19T23:46:00Z" w:id="909">
              <w:rPr/>
            </w:rPrChange>
          </w:rPr>
          <w:t>effEndDate</w:t>
        </w:r>
        <w:proofErr w:type="spellEnd"/>
        <w:r w:rsidRPr="00E73705">
          <w:rPr>
            <w:lang w:val="en-GB"/>
            <w:rPrChange w:author="Jonathan Leipold - BDAE Gruppe" w:date="2023-10-19T23:46:00Z" w:id="910">
              <w:rPr/>
            </w:rPrChange>
          </w:rPr>
          <w:t xml:space="preserve"> </w:t>
        </w:r>
      </w:ins>
      <w:ins w:author="Jonathan Leipold - BDAE Gruppe" w:date="2023-10-19T23:47:00Z" w:id="911">
        <w:r w:rsidR="00272813">
          <w:rPr>
            <w:lang w:val="en-GB"/>
          </w:rPr>
          <w:t>d</w:t>
        </w:r>
      </w:ins>
      <w:ins w:author="Jonathan Leipold - BDAE Gruppe" w:date="2023-10-19T23:45:00Z" w:id="912">
        <w:r w:rsidRPr="00E73705">
          <w:rPr>
            <w:lang w:val="en-GB"/>
            <w:rPrChange w:author="Jonathan Leipold - BDAE Gruppe" w:date="2023-10-19T23:46:00Z" w:id="913">
              <w:rPr/>
            </w:rPrChange>
          </w:rPr>
          <w:t>istribution after cutting max to 31-12-2023 (default)</w:t>
        </w:r>
      </w:ins>
    </w:p>
    <w:p w:rsidR="00AA5AD6" w:rsidRDefault="00FB5847" w14:paraId="37C585C8" w14:textId="208E353E">
      <w:pPr>
        <w:rPr>
          <w:ins w:author="Jonathan Leipold - BDAE Gruppe" w:date="2023-10-20T00:04:00Z" w:id="914"/>
          <w:lang w:val="en-GB"/>
        </w:rPr>
      </w:pPr>
      <w:ins w:author="Jonathan Leipold - BDAE Gruppe" w:date="2023-10-19T23:47:00Z" w:id="915">
        <w:r>
          <w:rPr>
            <w:lang w:val="en-GB"/>
          </w:rPr>
          <w:t>It can b</w:t>
        </w:r>
      </w:ins>
      <w:ins w:author="Jonathan Leipold - BDAE Gruppe" w:date="2023-10-19T23:48:00Z" w:id="916">
        <w:r>
          <w:rPr>
            <w:lang w:val="en-GB"/>
          </w:rPr>
          <w:t xml:space="preserve">e seen clearly that the </w:t>
        </w:r>
        <w:proofErr w:type="spellStart"/>
        <w:r w:rsidR="00E563B7">
          <w:rPr>
            <w:lang w:val="en-GB"/>
          </w:rPr>
          <w:t>effEndDate</w:t>
        </w:r>
        <w:proofErr w:type="spellEnd"/>
        <w:r w:rsidR="00E563B7">
          <w:rPr>
            <w:lang w:val="en-GB"/>
          </w:rPr>
          <w:t xml:space="preserve"> </w:t>
        </w:r>
        <w:r w:rsidR="00E959EB">
          <w:rPr>
            <w:lang w:val="en-GB"/>
          </w:rPr>
          <w:t xml:space="preserve">has high influence on the target variable, since </w:t>
        </w:r>
      </w:ins>
      <w:ins w:author="Jonathan Leipold - BDAE Gruppe" w:date="2023-10-19T23:51:00Z" w:id="917">
        <w:r w:rsidR="00F21DD1">
          <w:rPr>
            <w:lang w:val="en-GB"/>
          </w:rPr>
          <w:t>(</w:t>
        </w:r>
      </w:ins>
      <w:ins w:author="Jonathan Leipold - BDAE Gruppe" w:date="2023-10-19T23:48:00Z" w:id="918">
        <w:r w:rsidR="00F671AA">
          <w:rPr>
            <w:lang w:val="en-GB"/>
          </w:rPr>
          <w:t>almost</w:t>
        </w:r>
      </w:ins>
      <w:ins w:author="Jonathan Leipold - BDAE Gruppe" w:date="2023-10-19T23:51:00Z" w:id="919">
        <w:r w:rsidR="00F21DD1">
          <w:rPr>
            <w:lang w:val="en-GB"/>
          </w:rPr>
          <w:t>)</w:t>
        </w:r>
      </w:ins>
      <w:ins w:author="Jonathan Leipold - BDAE Gruppe" w:date="2023-10-19T23:48:00Z" w:id="920">
        <w:r w:rsidR="00F671AA">
          <w:rPr>
            <w:lang w:val="en-GB"/>
          </w:rPr>
          <w:t xml:space="preserve"> all terminated contracts have a</w:t>
        </w:r>
        <w:r w:rsidR="0045301A">
          <w:rPr>
            <w:lang w:val="en-GB"/>
          </w:rPr>
          <w:t xml:space="preserve">n </w:t>
        </w:r>
        <w:proofErr w:type="spellStart"/>
        <w:r w:rsidR="0045301A">
          <w:rPr>
            <w:lang w:val="en-GB"/>
          </w:rPr>
          <w:t>effEndDate</w:t>
        </w:r>
        <w:proofErr w:type="spellEnd"/>
        <w:r w:rsidR="0045301A">
          <w:rPr>
            <w:lang w:val="en-GB"/>
          </w:rPr>
          <w:t xml:space="preserve"> in the past.</w:t>
        </w:r>
        <w:r w:rsidR="00FC238D">
          <w:rPr>
            <w:lang w:val="en-GB"/>
          </w:rPr>
          <w:t xml:space="preserve"> </w:t>
        </w:r>
      </w:ins>
      <w:ins w:author="Jonathan Leipold - BDAE Gruppe" w:date="2023-10-20T00:03:00Z" w:id="921">
        <w:r w:rsidR="00C06E1C">
          <w:rPr>
            <w:lang w:val="en-GB"/>
          </w:rPr>
          <w:t xml:space="preserve">This </w:t>
        </w:r>
        <w:r w:rsidR="00AE19CB">
          <w:rPr>
            <w:lang w:val="en-GB"/>
          </w:rPr>
          <w:t xml:space="preserve">correlation </w:t>
        </w:r>
        <w:r w:rsidR="00EB7C2B">
          <w:rPr>
            <w:lang w:val="en-GB"/>
          </w:rPr>
          <w:t xml:space="preserve">gets </w:t>
        </w:r>
        <w:r w:rsidR="009E612A">
          <w:rPr>
            <w:lang w:val="en-GB"/>
          </w:rPr>
          <w:t>much lower when choosing the alternative target variable (see target distribution).</w:t>
        </w:r>
      </w:ins>
    </w:p>
    <w:p w:rsidR="00D94214" w:rsidRDefault="00BF3EB8" w14:paraId="6ABF7D44" w14:textId="2A219BDD">
      <w:pPr>
        <w:rPr>
          <w:ins w:author="Jonathan Leipold - BDAE Gruppe" w:date="2023-10-20T00:36:00Z" w:id="922"/>
          <w:lang w:val="en-GB"/>
        </w:rPr>
      </w:pPr>
      <w:ins w:author="Jonathan Leipold - BDAE Gruppe" w:date="2023-10-20T00:36:00Z" w:id="923">
        <w:r>
          <w:rPr>
            <w:lang w:val="en-GB"/>
          </w:rPr>
          <w:t xml:space="preserve">Another interesting distribution </w:t>
        </w:r>
      </w:ins>
      <w:ins w:author="Jonathan Leipold - BDAE Gruppe" w:date="2023-10-20T00:56:00Z" w:id="924">
        <w:r w:rsidR="00DC21B5">
          <w:rPr>
            <w:lang w:val="en-GB"/>
          </w:rPr>
          <w:t>is</w:t>
        </w:r>
      </w:ins>
      <w:ins w:author="Jonathan Leipold - BDAE Gruppe" w:date="2023-10-20T00:36:00Z" w:id="925">
        <w:r>
          <w:rPr>
            <w:lang w:val="en-GB"/>
          </w:rPr>
          <w:t xml:space="preserve"> the </w:t>
        </w:r>
        <w:proofErr w:type="spellStart"/>
        <w:r w:rsidR="00390831">
          <w:rPr>
            <w:lang w:val="en-GB"/>
          </w:rPr>
          <w:t>MainProductCode</w:t>
        </w:r>
        <w:proofErr w:type="spellEnd"/>
        <w:r w:rsidR="00390831">
          <w:rPr>
            <w:lang w:val="en-GB"/>
          </w:rPr>
          <w:t>:</w:t>
        </w:r>
      </w:ins>
    </w:p>
    <w:p w:rsidR="00390831" w:rsidRDefault="00390831" w14:paraId="595FEDB2" w14:textId="77777777">
      <w:pPr>
        <w:keepNext/>
        <w:rPr>
          <w:ins w:author="Jonathan Leipold - BDAE Gruppe" w:date="2023-10-20T00:36:00Z" w:id="926"/>
        </w:rPr>
        <w:pPrChange w:author="Jonathan Leipold - BDAE Gruppe" w:date="2023-10-20T00:36:00Z" w:id="927">
          <w:pPr/>
        </w:pPrChange>
      </w:pPr>
      <w:ins w:author="Jonathan Leipold - BDAE Gruppe" w:date="2023-10-20T00:36:00Z" w:id="928">
        <w:r w:rsidRPr="00390831">
          <w:rPr>
            <w:noProof/>
            <w:lang w:val="en-GB"/>
          </w:rPr>
          <w:drawing>
            <wp:inline distT="0" distB="0" distL="0" distR="0" wp14:anchorId="55AE4938" wp14:editId="70FCF044">
              <wp:extent cx="5427849" cy="1666875"/>
              <wp:effectExtent l="0" t="0" r="1905" b="0"/>
              <wp:docPr id="1591415046" name="Grafik 1591415046" descr="Ein Bild, das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15046" name="Grafik 1" descr="Ein Bild, das Diagramm, Screenshot enthält.&#10;&#10;Automatisch generierte Beschreibung"/>
                      <pic:cNvPicPr/>
                    </pic:nvPicPr>
                    <pic:blipFill>
                      <a:blip r:embed="rId35"/>
                      <a:stretch>
                        <a:fillRect/>
                      </a:stretch>
                    </pic:blipFill>
                    <pic:spPr>
                      <a:xfrm>
                        <a:off x="0" y="0"/>
                        <a:ext cx="5435756" cy="1669303"/>
                      </a:xfrm>
                      <a:prstGeom prst="rect">
                        <a:avLst/>
                      </a:prstGeom>
                    </pic:spPr>
                  </pic:pic>
                </a:graphicData>
              </a:graphic>
            </wp:inline>
          </w:drawing>
        </w:r>
      </w:ins>
    </w:p>
    <w:p w:rsidR="00390831" w:rsidRDefault="00390831" w14:paraId="5832E178" w14:textId="5A096EC1">
      <w:pPr>
        <w:pStyle w:val="Caption"/>
        <w:rPr>
          <w:ins w:author="Jonathan Leipold - BDAE Gruppe" w:date="2023-10-20T00:02:00Z" w:id="929"/>
          <w:lang w:val="en-GB"/>
        </w:rPr>
        <w:pPrChange w:author="Jonathan Leipold - BDAE Gruppe" w:date="2023-10-20T00:36:00Z" w:id="930">
          <w:pPr/>
        </w:pPrChange>
      </w:pPr>
      <w:ins w:author="Jonathan Leipold - BDAE Gruppe" w:date="2023-10-20T00:36:00Z" w:id="931">
        <w:r w:rsidRPr="005D282F">
          <w:rPr>
            <w:lang w:val="en-GB"/>
            <w:rPrChange w:author="Jonathan Leipold - BDAE Gruppe" w:date="2023-10-20T00:56:00Z" w:id="932">
              <w:rPr>
                <w:i/>
                <w:iCs/>
              </w:rPr>
            </w:rPrChange>
          </w:rPr>
          <w:t xml:space="preserve">Figure </w:t>
        </w:r>
        <w:r>
          <w:fldChar w:fldCharType="begin"/>
        </w:r>
        <w:r w:rsidRPr="005D282F">
          <w:rPr>
            <w:lang w:val="en-GB"/>
            <w:rPrChange w:author="Jonathan Leipold - BDAE Gruppe" w:date="2023-10-20T00:56:00Z" w:id="933">
              <w:rPr>
                <w:i/>
                <w:iCs/>
              </w:rPr>
            </w:rPrChange>
          </w:rPr>
          <w:instrText xml:space="preserve"> SEQ Figure \* ARABIC </w:instrText>
        </w:r>
      </w:ins>
      <w:r>
        <w:fldChar w:fldCharType="separate"/>
      </w:r>
      <w:ins w:author="Jonathan Leipold - BDAE Gruppe" w:date="2023-10-22T23:20:00Z" w:id="934">
        <w:r w:rsidR="002B6A51">
          <w:rPr>
            <w:noProof/>
            <w:lang w:val="en-GB"/>
          </w:rPr>
          <w:t>18</w:t>
        </w:r>
      </w:ins>
      <w:ins w:author="Jonathan Leipold - BDAE Gruppe" w:date="2023-10-20T00:36:00Z" w:id="935">
        <w:r>
          <w:fldChar w:fldCharType="end"/>
        </w:r>
        <w:r w:rsidRPr="005D282F">
          <w:rPr>
            <w:lang w:val="en-GB"/>
            <w:rPrChange w:author="Jonathan Leipold - BDAE Gruppe" w:date="2023-10-20T00:56:00Z" w:id="936">
              <w:rPr>
                <w:i/>
                <w:iCs/>
              </w:rPr>
            </w:rPrChange>
          </w:rPr>
          <w:t xml:space="preserve">: </w:t>
        </w:r>
        <w:proofErr w:type="spellStart"/>
        <w:r w:rsidRPr="005D282F">
          <w:rPr>
            <w:lang w:val="en-GB"/>
            <w:rPrChange w:author="Jonathan Leipold - BDAE Gruppe" w:date="2023-10-20T00:56:00Z" w:id="937">
              <w:rPr>
                <w:i/>
                <w:iCs/>
              </w:rPr>
            </w:rPrChange>
          </w:rPr>
          <w:t>MainProduct</w:t>
        </w:r>
        <w:proofErr w:type="spellEnd"/>
        <w:r w:rsidRPr="005D282F">
          <w:rPr>
            <w:lang w:val="en-GB"/>
            <w:rPrChange w:author="Jonathan Leipold - BDAE Gruppe" w:date="2023-10-20T00:56:00Z" w:id="938">
              <w:rPr>
                <w:i/>
                <w:iCs/>
              </w:rPr>
            </w:rPrChange>
          </w:rPr>
          <w:t xml:space="preserve"> distribution</w:t>
        </w:r>
      </w:ins>
    </w:p>
    <w:p w:rsidR="005B1E98" w:rsidP="005D282F" w:rsidRDefault="005D282F" w14:paraId="680671ED" w14:textId="4C54707F">
      <w:pPr>
        <w:rPr>
          <w:ins w:author="Jonathan Leipold - BDAE Gruppe" w:date="2023-10-20T00:59:00Z" w:id="939"/>
          <w:lang w:val="en-GB"/>
        </w:rPr>
      </w:pPr>
      <w:ins w:author="Jonathan Leipold - BDAE Gruppe" w:date="2023-10-20T00:56:00Z" w:id="940">
        <w:r>
          <w:rPr>
            <w:lang w:val="en-GB"/>
          </w:rPr>
          <w:t xml:space="preserve">While the </w:t>
        </w:r>
        <w:r w:rsidRPr="005D282F">
          <w:rPr>
            <w:lang w:val="en-GB"/>
          </w:rPr>
          <w:t xml:space="preserve">most frequent </w:t>
        </w:r>
        <w:proofErr w:type="spellStart"/>
        <w:r w:rsidRPr="005D282F">
          <w:rPr>
            <w:lang w:val="en-GB"/>
          </w:rPr>
          <w:t>MainProducts</w:t>
        </w:r>
        <w:proofErr w:type="spellEnd"/>
        <w:r w:rsidRPr="005D282F">
          <w:rPr>
            <w:lang w:val="en-GB"/>
          </w:rPr>
          <w:t xml:space="preserve"> have a balanced distribution of the target variable</w:t>
        </w:r>
        <w:r>
          <w:rPr>
            <w:lang w:val="en-GB"/>
          </w:rPr>
          <w:t xml:space="preserve">, </w:t>
        </w:r>
        <w:r w:rsidRPr="005D282F">
          <w:rPr>
            <w:lang w:val="en-GB"/>
          </w:rPr>
          <w:t xml:space="preserve">there are common </w:t>
        </w:r>
        <w:proofErr w:type="spellStart"/>
        <w:r w:rsidRPr="005D282F">
          <w:rPr>
            <w:lang w:val="en-GB"/>
          </w:rPr>
          <w:t>MainProducts</w:t>
        </w:r>
        <w:proofErr w:type="spellEnd"/>
        <w:r w:rsidRPr="005D282F">
          <w:rPr>
            <w:lang w:val="en-GB"/>
          </w:rPr>
          <w:t xml:space="preserve"> with a </w:t>
        </w:r>
      </w:ins>
      <w:ins w:author="Jonathan Leipold - BDAE Gruppe" w:date="2023-10-20T00:57:00Z" w:id="941">
        <w:r w:rsidRPr="005D282F" w:rsidR="005B1E98">
          <w:rPr>
            <w:lang w:val="en-GB"/>
          </w:rPr>
          <w:t>positi</w:t>
        </w:r>
        <w:r w:rsidR="005B1E98">
          <w:rPr>
            <w:lang w:val="en-GB"/>
          </w:rPr>
          <w:t>ve</w:t>
        </w:r>
      </w:ins>
      <w:ins w:author="Jonathan Leipold - BDAE Gruppe" w:date="2023-10-20T00:56:00Z" w:id="942">
        <w:r w:rsidRPr="005D282F">
          <w:rPr>
            <w:lang w:val="en-GB"/>
          </w:rPr>
          <w:t xml:space="preserve"> (G014) or </w:t>
        </w:r>
      </w:ins>
      <w:ins w:author="Jonathan Leipold - BDAE Gruppe" w:date="2023-10-20T00:57:00Z" w:id="943">
        <w:r w:rsidRPr="005D282F" w:rsidR="005B1E98">
          <w:rPr>
            <w:lang w:val="en-GB"/>
          </w:rPr>
          <w:t>negative</w:t>
        </w:r>
      </w:ins>
      <w:ins w:author="Jonathan Leipold - BDAE Gruppe" w:date="2023-10-20T00:56:00Z" w:id="944">
        <w:r w:rsidRPr="005D282F">
          <w:rPr>
            <w:lang w:val="en-GB"/>
          </w:rPr>
          <w:t xml:space="preserve"> (G004) impact on the termination status. </w:t>
        </w:r>
      </w:ins>
    </w:p>
    <w:p w:rsidR="00590078" w:rsidP="00590078" w:rsidRDefault="00590078" w14:paraId="56CB0D75" w14:textId="77777777">
      <w:pPr>
        <w:pStyle w:val="Heading3"/>
        <w:rPr>
          <w:ins w:author="Jonathan Leipold - BDAE Gruppe" w:date="2023-10-20T01:36:00Z" w:id="945"/>
          <w:lang w:val="en-GB"/>
        </w:rPr>
      </w:pPr>
    </w:p>
    <w:p w:rsidR="00A34B33" w:rsidP="00A34B33" w:rsidRDefault="00A34B33" w14:paraId="29361B4E" w14:textId="77777777">
      <w:pPr>
        <w:pStyle w:val="Heading2"/>
        <w:rPr>
          <w:ins w:author="Jonathan Leipold - BDAE Gruppe" w:date="2023-10-20T01:36:00Z" w:id="946"/>
          <w:lang w:val="en-GB"/>
        </w:rPr>
      </w:pPr>
      <w:bookmarkStart w:name="_Toc148803237" w:id="947"/>
      <w:bookmarkStart w:name="_Toc1020657405" w:id="948"/>
      <w:ins w:author="Jonathan Leipold - BDAE Gruppe" w:date="2023-10-20T01:36:00Z" w:id="949">
        <w:r>
          <w:rPr>
            <w:lang w:val="en-GB"/>
          </w:rPr>
          <w:t>II.2.4 Encoding &amp; Normalizing</w:t>
        </w:r>
        <w:bookmarkEnd w:id="947"/>
        <w:bookmarkEnd w:id="948"/>
      </w:ins>
    </w:p>
    <w:p w:rsidR="00590078" w:rsidP="00590078" w:rsidRDefault="00590078" w14:paraId="0762725F" w14:textId="63BFF947">
      <w:pPr>
        <w:pStyle w:val="Heading3"/>
        <w:rPr>
          <w:ins w:author="Jonathan Leipold - BDAE Gruppe" w:date="2023-10-20T00:59:00Z" w:id="950"/>
          <w:lang w:val="en-GB"/>
        </w:rPr>
      </w:pPr>
      <w:bookmarkStart w:name="_Toc148803238" w:id="951"/>
      <w:bookmarkStart w:name="_Toc466176208" w:id="952"/>
      <w:ins w:author="Jonathan Leipold - BDAE Gruppe" w:date="2023-10-20T00:59:00Z" w:id="953">
        <w:r>
          <w:rPr>
            <w:lang w:val="en-GB"/>
          </w:rPr>
          <w:t>Encoding</w:t>
        </w:r>
        <w:bookmarkEnd w:id="951"/>
        <w:bookmarkEnd w:id="952"/>
      </w:ins>
    </w:p>
    <w:p w:rsidR="00282264" w:rsidRDefault="00590078" w14:paraId="341AC559" w14:textId="77777777">
      <w:pPr>
        <w:rPr>
          <w:ins w:author="Jonathan Leipold - BDAE Gruppe" w:date="2023-10-20T01:00:00Z" w:id="954"/>
          <w:lang w:val="en-GB"/>
        </w:rPr>
        <w:pPrChange w:author="Jonathan Leipold - BDAE Gruppe" w:date="2023-10-20T01:14:00Z" w:id="955">
          <w:pPr>
            <w:pStyle w:val="Heading3"/>
          </w:pPr>
        </w:pPrChange>
      </w:pPr>
      <w:ins w:author="Jonathan Leipold - BDAE Gruppe" w:date="2023-10-20T00:59:00Z" w:id="956">
        <w:r>
          <w:rPr>
            <w:lang w:val="en-GB"/>
          </w:rPr>
          <w:t xml:space="preserve">To create </w:t>
        </w:r>
      </w:ins>
      <w:ins w:author="Jonathan Leipold - BDAE Gruppe" w:date="2023-10-20T01:00:00Z" w:id="957">
        <w:r w:rsidR="00572DBF">
          <w:rPr>
            <w:lang w:val="en-GB"/>
          </w:rPr>
          <w:t>numerical data for the use of ML Models the data can be encoded with the help of pre</w:t>
        </w:r>
        <w:r w:rsidR="00282264">
          <w:rPr>
            <w:lang w:val="en-GB"/>
          </w:rPr>
          <w:t>defined functions.</w:t>
        </w:r>
      </w:ins>
    </w:p>
    <w:p w:rsidR="00282264" w:rsidRDefault="00282264" w14:paraId="0B1D0E9D" w14:textId="77777777">
      <w:pPr>
        <w:rPr>
          <w:ins w:author="Jonathan Leipold - BDAE Gruppe" w:date="2023-10-20T01:01:00Z" w:id="958"/>
          <w:lang w:val="en-GB"/>
        </w:rPr>
        <w:pPrChange w:author="Jonathan Leipold - BDAE Gruppe" w:date="2023-10-20T01:14:00Z" w:id="959">
          <w:pPr>
            <w:pStyle w:val="Heading3"/>
          </w:pPr>
        </w:pPrChange>
      </w:pPr>
      <w:ins w:author="Jonathan Leipold - BDAE Gruppe" w:date="2023-10-20T01:00:00Z" w:id="960">
        <w:r>
          <w:rPr>
            <w:lang w:val="en-GB"/>
          </w:rPr>
          <w:t>2 Encode</w:t>
        </w:r>
      </w:ins>
      <w:ins w:author="Jonathan Leipold - BDAE Gruppe" w:date="2023-10-20T01:01:00Z" w:id="961">
        <w:r>
          <w:rPr>
            <w:lang w:val="en-GB"/>
          </w:rPr>
          <w:t>r were chosen:</w:t>
        </w:r>
      </w:ins>
    </w:p>
    <w:p w:rsidRPr="005E0372" w:rsidR="000E49CB" w:rsidRDefault="000E49CB" w14:paraId="3073A61D" w14:textId="698A84F1">
      <w:pPr>
        <w:pStyle w:val="ListParagraph"/>
        <w:numPr>
          <w:ilvl w:val="0"/>
          <w:numId w:val="63"/>
        </w:numPr>
        <w:rPr>
          <w:ins w:author="Jonathan Leipold - BDAE Gruppe" w:date="2023-10-20T01:01:00Z" w:id="962"/>
          <w:lang w:val="en-GB"/>
        </w:rPr>
        <w:pPrChange w:author="Jonathan Leipold - BDAE Gruppe" w:date="2023-10-20T01:14:00Z" w:id="963">
          <w:pPr>
            <w:pStyle w:val="Heading3"/>
            <w:numPr>
              <w:numId w:val="61"/>
            </w:numPr>
            <w:ind w:left="720" w:hanging="360"/>
          </w:pPr>
        </w:pPrChange>
      </w:pPr>
      <w:proofErr w:type="spellStart"/>
      <w:ins w:author="Jonathan Leipold - BDAE Gruppe" w:date="2023-10-20T01:01:00Z" w:id="964">
        <w:r w:rsidRPr="005E0372">
          <w:rPr>
            <w:lang w:val="en-GB"/>
          </w:rPr>
          <w:t>CountFrequency</w:t>
        </w:r>
        <w:proofErr w:type="spellEnd"/>
        <w:r w:rsidRPr="005E0372">
          <w:rPr>
            <w:lang w:val="en-GB"/>
          </w:rPr>
          <w:t>:</w:t>
        </w:r>
      </w:ins>
    </w:p>
    <w:p w:rsidR="00481507" w:rsidP="00FA2D89" w:rsidRDefault="00653D2D" w14:paraId="1FD76F19" w14:textId="32AB853E">
      <w:pPr>
        <w:rPr>
          <w:ins w:author="Jonathan Leipold - BDAE Gruppe" w:date="2023-10-20T01:07:00Z" w:id="965"/>
          <w:lang w:val="en-GB"/>
        </w:rPr>
      </w:pPr>
      <w:ins w:author="Jonathan Leipold - BDAE Gruppe" w:date="2023-10-20T01:02:00Z" w:id="966">
        <w:r>
          <w:rPr>
            <w:lang w:val="en-GB"/>
          </w:rPr>
          <w:t>This encoder was chosen to reduce the feature amount.</w:t>
        </w:r>
      </w:ins>
      <w:ins w:author="Jonathan Leipold - BDAE Gruppe" w:date="2023-10-20T01:04:00Z" w:id="967">
        <w:r w:rsidR="00E20E92">
          <w:rPr>
            <w:lang w:val="en-GB"/>
          </w:rPr>
          <w:t xml:space="preserve"> To </w:t>
        </w:r>
        <w:r w:rsidR="00220865">
          <w:rPr>
            <w:lang w:val="en-GB"/>
          </w:rPr>
          <w:t xml:space="preserve">avoid </w:t>
        </w:r>
      </w:ins>
      <w:ins w:author="Jonathan Leipold - BDAE Gruppe" w:date="2023-10-20T01:06:00Z" w:id="968">
        <w:r w:rsidRPr="00DF23AA" w:rsidR="00DF23AA">
          <w:rPr>
            <w:lang w:val="en-GB"/>
          </w:rPr>
          <w:t xml:space="preserve">data leakage </w:t>
        </w:r>
        <w:r w:rsidR="00DF23AA">
          <w:rPr>
            <w:lang w:val="en-GB"/>
          </w:rPr>
          <w:t xml:space="preserve">this encoder will </w:t>
        </w:r>
        <w:r w:rsidR="00B75E18">
          <w:rPr>
            <w:lang w:val="en-GB"/>
          </w:rPr>
          <w:t>take place in the process / after train</w:t>
        </w:r>
      </w:ins>
      <w:ins w:author="Jonathan Leipold - BDAE Gruppe" w:date="2023-10-20T01:07:00Z" w:id="969">
        <w:r w:rsidR="00B75E18">
          <w:rPr>
            <w:lang w:val="en-GB"/>
          </w:rPr>
          <w:t xml:space="preserve">-test-split. To </w:t>
        </w:r>
      </w:ins>
      <w:ins w:author="Jonathan Leipold - BDAE Gruppe" w:date="2023-10-20T01:04:00Z" w:id="970">
        <w:r w:rsidR="00220865">
          <w:rPr>
            <w:lang w:val="en-GB"/>
          </w:rPr>
          <w:t xml:space="preserve">re-transform </w:t>
        </w:r>
      </w:ins>
      <w:ins w:author="Jonathan Leipold - BDAE Gruppe" w:date="2023-10-20T01:07:00Z" w:id="971">
        <w:r w:rsidR="00B75E18">
          <w:rPr>
            <w:lang w:val="en-GB"/>
          </w:rPr>
          <w:t xml:space="preserve">the </w:t>
        </w:r>
      </w:ins>
      <w:ins w:author="Jonathan Leipold - BDAE Gruppe" w:date="2023-10-20T01:04:00Z" w:id="972">
        <w:r w:rsidR="00220865">
          <w:rPr>
            <w:lang w:val="en-GB"/>
          </w:rPr>
          <w:t>encoded data</w:t>
        </w:r>
      </w:ins>
      <w:ins w:author="Jonathan Leipold - BDAE Gruppe" w:date="2023-10-20T01:07:00Z" w:id="973">
        <w:r w:rsidR="00B75E18">
          <w:rPr>
            <w:lang w:val="en-GB"/>
          </w:rPr>
          <w:t xml:space="preserve"> an encoder will be returned by the</w:t>
        </w:r>
        <w:r w:rsidR="00A13A89">
          <w:rPr>
            <w:lang w:val="en-GB"/>
          </w:rPr>
          <w:t xml:space="preserve"> </w:t>
        </w:r>
        <w:proofErr w:type="spellStart"/>
        <w:r w:rsidRPr="00A13A89" w:rsidR="00A13A89">
          <w:rPr>
            <w:lang w:val="en-GB"/>
          </w:rPr>
          <w:t>create_train_test</w:t>
        </w:r>
        <w:proofErr w:type="spellEnd"/>
        <w:r w:rsidR="00A13A89">
          <w:rPr>
            <w:lang w:val="en-GB"/>
          </w:rPr>
          <w:t xml:space="preserve"> function.</w:t>
        </w:r>
        <w:r w:rsidR="00481507">
          <w:rPr>
            <w:lang w:val="en-GB"/>
          </w:rPr>
          <w:t xml:space="preserve"> </w:t>
        </w:r>
      </w:ins>
    </w:p>
    <w:p w:rsidRPr="00653D2D" w:rsidR="00653D2D" w:rsidRDefault="00FA2D89" w14:paraId="38061238" w14:textId="3D7625B0">
      <w:pPr>
        <w:rPr>
          <w:ins w:author="Jonathan Leipold - BDAE Gruppe" w:date="2023-10-20T01:01:00Z" w:id="974"/>
          <w:lang w:val="en-GB"/>
        </w:rPr>
        <w:pPrChange w:author="Jonathan Leipold - BDAE Gruppe" w:date="2023-10-20T01:01:00Z" w:id="975">
          <w:pPr>
            <w:pStyle w:val="Heading3"/>
            <w:numPr>
              <w:numId w:val="61"/>
            </w:numPr>
            <w:ind w:left="720" w:hanging="360"/>
          </w:pPr>
        </w:pPrChange>
      </w:pPr>
      <w:ins w:author="Jonathan Leipold - BDAE Gruppe" w:date="2023-10-20T01:02:00Z" w:id="976">
        <w:r w:rsidRPr="00FA2D89">
          <w:rPr>
            <w:lang w:val="en-GB"/>
          </w:rPr>
          <w:t>Disadvantage</w:t>
        </w:r>
        <w:r>
          <w:rPr>
            <w:lang w:val="en-GB"/>
          </w:rPr>
          <w:t xml:space="preserve"> of this encoder is, that it can give false impression because </w:t>
        </w:r>
      </w:ins>
      <w:ins w:author="Jonathan Leipold - BDAE Gruppe" w:date="2023-10-20T01:03:00Z" w:id="977">
        <w:r w:rsidR="004E6D1C">
          <w:rPr>
            <w:lang w:val="en-GB"/>
          </w:rPr>
          <w:t xml:space="preserve">nominal data will be interpreted as </w:t>
        </w:r>
        <w:r w:rsidR="00E20E92">
          <w:rPr>
            <w:lang w:val="en-GB"/>
          </w:rPr>
          <w:t xml:space="preserve">ordinal data. That’s way </w:t>
        </w:r>
      </w:ins>
      <w:ins w:author="Jonathan Leipold - BDAE Gruppe" w:date="2023-10-20T01:04:00Z" w:id="978">
        <w:r w:rsidR="00E20E92">
          <w:rPr>
            <w:lang w:val="en-GB"/>
          </w:rPr>
          <w:t xml:space="preserve">another semi-manual encoding </w:t>
        </w:r>
      </w:ins>
      <w:ins w:author="Jonathan Leipold - BDAE Gruppe" w:date="2023-10-20T01:08:00Z" w:id="979">
        <w:r w:rsidR="00481507">
          <w:rPr>
            <w:lang w:val="en-GB"/>
          </w:rPr>
          <w:t>was created:</w:t>
        </w:r>
      </w:ins>
    </w:p>
    <w:p w:rsidRPr="005E0372" w:rsidR="00481507" w:rsidRDefault="00653D2D" w14:paraId="437B039A" w14:textId="515E71EE">
      <w:pPr>
        <w:pStyle w:val="ListParagraph"/>
        <w:numPr>
          <w:ilvl w:val="0"/>
          <w:numId w:val="63"/>
        </w:numPr>
        <w:rPr>
          <w:ins w:author="Jonathan Leipold - BDAE Gruppe" w:date="2023-10-20T01:08:00Z" w:id="980"/>
          <w:color w:val="007789" w:themeColor="accent1" w:themeShade="BF"/>
          <w:lang w:val="en-GB"/>
          <w:rPrChange w:author="Jonathan Leipold - BDAE Gruppe" w:date="2023-10-20T01:14:00Z" w:id="981">
            <w:rPr>
              <w:ins w:author="Jonathan Leipold - BDAE Gruppe" w:date="2023-10-20T01:08:00Z" w:id="982"/>
              <w:lang w:val="en-GB"/>
            </w:rPr>
          </w:rPrChange>
        </w:rPr>
        <w:pPrChange w:author="Jonathan Leipold - BDAE Gruppe" w:date="2023-10-20T01:14:00Z" w:id="983">
          <w:pPr>
            <w:pStyle w:val="Heading3"/>
            <w:numPr>
              <w:numId w:val="61"/>
            </w:numPr>
            <w:ind w:left="720" w:hanging="360"/>
          </w:pPr>
        </w:pPrChange>
      </w:pPr>
      <w:ins w:author="Jonathan Leipold - BDAE Gruppe" w:date="2023-10-20T01:01:00Z" w:id="984">
        <w:r w:rsidRPr="005E0372">
          <w:rPr>
            <w:lang w:val="en-GB"/>
          </w:rPr>
          <w:t>Dummy Encoding</w:t>
        </w:r>
      </w:ins>
    </w:p>
    <w:p w:rsidR="00945275" w:rsidRDefault="00481507" w14:paraId="5A4FA455" w14:textId="4E54A7DA">
      <w:pPr>
        <w:rPr>
          <w:ins w:author="Jonathan Leipold - BDAE Gruppe" w:date="2023-10-20T01:10:00Z" w:id="985"/>
          <w:lang w:val="en-GB"/>
        </w:rPr>
        <w:pPrChange w:author="Jonathan Leipold - BDAE Gruppe" w:date="2023-10-20T01:15:00Z" w:id="986">
          <w:pPr>
            <w:pStyle w:val="Heading3"/>
          </w:pPr>
        </w:pPrChange>
      </w:pPr>
      <w:ins w:author="Jonathan Leipold - BDAE Gruppe" w:date="2023-10-20T01:08:00Z" w:id="987">
        <w:r>
          <w:rPr>
            <w:lang w:val="en-GB"/>
          </w:rPr>
          <w:t xml:space="preserve">This Encoder can also be used before </w:t>
        </w:r>
        <w:r w:rsidR="004377D1">
          <w:rPr>
            <w:lang w:val="en-GB"/>
          </w:rPr>
          <w:t>the creation of train and test data</w:t>
        </w:r>
      </w:ins>
      <w:ins w:author="Jonathan Leipold - BDAE Gruppe" w:date="2023-10-20T01:10:00Z" w:id="988">
        <w:r w:rsidR="004956F0">
          <w:rPr>
            <w:lang w:val="en-GB"/>
          </w:rPr>
          <w:t xml:space="preserve"> and avoids data leakage </w:t>
        </w:r>
        <w:r w:rsidR="00945275">
          <w:rPr>
            <w:lang w:val="en-GB"/>
          </w:rPr>
          <w:t>and keeps nominal data</w:t>
        </w:r>
      </w:ins>
      <w:ins w:author="Jonathan Leipold - BDAE Gruppe" w:date="2023-10-20T01:08:00Z" w:id="989">
        <w:r w:rsidR="004377D1">
          <w:rPr>
            <w:lang w:val="en-GB"/>
          </w:rPr>
          <w:t>.</w:t>
        </w:r>
      </w:ins>
      <w:ins w:author="Jonathan Leipold - BDAE Gruppe" w:date="2023-10-20T01:09:00Z" w:id="990">
        <w:r w:rsidR="004377D1">
          <w:rPr>
            <w:lang w:val="en-GB"/>
          </w:rPr>
          <w:t xml:space="preserve"> </w:t>
        </w:r>
      </w:ins>
      <w:ins w:author="Jonathan Leipold - BDAE Gruppe" w:date="2023-10-21T18:13:00Z" w:id="991">
        <w:r w:rsidR="00B75694">
          <w:rPr>
            <w:rStyle w:val="FootnoteReference"/>
            <w:lang w:val="en-GB"/>
          </w:rPr>
          <w:footnoteReference w:id="2"/>
        </w:r>
      </w:ins>
    </w:p>
    <w:p w:rsidR="00D73D19" w:rsidRDefault="00945275" w14:paraId="6772BC3D" w14:textId="77777777">
      <w:pPr>
        <w:rPr>
          <w:ins w:author="Jonathan Leipold - BDAE Gruppe" w:date="2023-10-20T01:11:00Z" w:id="999"/>
          <w:lang w:val="en-GB"/>
        </w:rPr>
        <w:pPrChange w:author="Jonathan Leipold - BDAE Gruppe" w:date="2023-10-20T01:15:00Z" w:id="1000">
          <w:pPr>
            <w:pStyle w:val="Heading3"/>
          </w:pPr>
        </w:pPrChange>
      </w:pPr>
      <w:ins w:author="Jonathan Leipold - BDAE Gruppe" w:date="2023-10-20T01:10:00Z" w:id="1001">
        <w:r>
          <w:rPr>
            <w:lang w:val="en-GB"/>
          </w:rPr>
          <w:t xml:space="preserve">Disadvantage is the creation of a large amount of features. </w:t>
        </w:r>
      </w:ins>
      <w:ins w:author="Jonathan Leipold - BDAE Gruppe" w:date="2023-10-20T01:09:00Z" w:id="1002">
        <w:r w:rsidR="004377D1">
          <w:rPr>
            <w:lang w:val="en-GB"/>
          </w:rPr>
          <w:t xml:space="preserve">To </w:t>
        </w:r>
      </w:ins>
      <w:ins w:author="Jonathan Leipold - BDAE Gruppe" w:date="2023-10-20T01:11:00Z" w:id="1003">
        <w:r w:rsidR="004C07D1">
          <w:rPr>
            <w:lang w:val="en-GB"/>
          </w:rPr>
          <w:t xml:space="preserve">reduce this some additional things were </w:t>
        </w:r>
        <w:r w:rsidR="00D73D19">
          <w:rPr>
            <w:lang w:val="en-GB"/>
          </w:rPr>
          <w:t>done:</w:t>
        </w:r>
      </w:ins>
    </w:p>
    <w:p w:rsidRPr="005E0372" w:rsidR="00D73D19" w:rsidRDefault="00D73D19" w14:paraId="6A28567A" w14:textId="77777777">
      <w:pPr>
        <w:pStyle w:val="ListParagraph"/>
        <w:numPr>
          <w:ilvl w:val="0"/>
          <w:numId w:val="64"/>
        </w:numPr>
        <w:rPr>
          <w:ins w:author="Jonathan Leipold - BDAE Gruppe" w:date="2023-10-20T01:12:00Z" w:id="1004"/>
          <w:color w:val="007789" w:themeColor="accent1" w:themeShade="BF"/>
          <w:lang w:val="en-GB"/>
          <w:rPrChange w:author="Jonathan Leipold - BDAE Gruppe" w:date="2023-10-20T01:15:00Z" w:id="1005">
            <w:rPr>
              <w:ins w:author="Jonathan Leipold - BDAE Gruppe" w:date="2023-10-20T01:12:00Z" w:id="1006"/>
              <w:lang w:val="en-GB"/>
            </w:rPr>
          </w:rPrChange>
        </w:rPr>
        <w:pPrChange w:author="Jonathan Leipold - BDAE Gruppe" w:date="2023-10-20T01:15:00Z" w:id="1007">
          <w:pPr>
            <w:pStyle w:val="Heading3"/>
            <w:numPr>
              <w:numId w:val="62"/>
            </w:numPr>
            <w:ind w:left="720" w:hanging="360"/>
          </w:pPr>
        </w:pPrChange>
      </w:pPr>
      <w:ins w:author="Jonathan Leipold - BDAE Gruppe" w:date="2023-10-20T01:12:00Z" w:id="1008">
        <w:r w:rsidRPr="005E0372">
          <w:rPr>
            <w:lang w:val="en-GB"/>
          </w:rPr>
          <w:t xml:space="preserve">Values of categorical columns with only little amount of rows get dropped (e.g. </w:t>
        </w:r>
        <w:proofErr w:type="spellStart"/>
        <w:r w:rsidRPr="005E0372">
          <w:rPr>
            <w:lang w:val="en-GB"/>
          </w:rPr>
          <w:t>MainProducts</w:t>
        </w:r>
        <w:proofErr w:type="spellEnd"/>
        <w:r w:rsidRPr="005E0372">
          <w:rPr>
            <w:lang w:val="en-GB"/>
          </w:rPr>
          <w:t xml:space="preserve"> with less than 5 contracts).</w:t>
        </w:r>
      </w:ins>
    </w:p>
    <w:p w:rsidRPr="00E828F5" w:rsidR="00E828F5" w:rsidP="005E0372" w:rsidRDefault="00D73D19" w14:paraId="3A6838A0" w14:textId="77777777">
      <w:pPr>
        <w:pStyle w:val="ListParagraph"/>
        <w:numPr>
          <w:ilvl w:val="0"/>
          <w:numId w:val="64"/>
        </w:numPr>
        <w:rPr>
          <w:ins w:author="Jonathan Leipold - BDAE Gruppe" w:date="2023-10-20T01:16:00Z" w:id="1009"/>
          <w:color w:val="007789" w:themeColor="accent1" w:themeShade="BF"/>
          <w:lang w:val="en-GB"/>
          <w:rPrChange w:author="Jonathan Leipold - BDAE Gruppe" w:date="2023-10-20T01:16:00Z" w:id="1010">
            <w:rPr>
              <w:ins w:author="Jonathan Leipold - BDAE Gruppe" w:date="2023-10-20T01:16:00Z" w:id="1011"/>
              <w:lang w:val="en-GB"/>
            </w:rPr>
          </w:rPrChange>
        </w:rPr>
      </w:pPr>
      <w:ins w:author="Jonathan Leipold - BDAE Gruppe" w:date="2023-10-20T01:12:00Z" w:id="1012">
        <w:r w:rsidRPr="005E0372">
          <w:rPr>
            <w:lang w:val="en-GB"/>
          </w:rPr>
          <w:t xml:space="preserve">Countries and Nationalities </w:t>
        </w:r>
        <w:r w:rsidRPr="005E0372" w:rsidR="00A16B9D">
          <w:rPr>
            <w:lang w:val="en-GB"/>
          </w:rPr>
          <w:t xml:space="preserve">are grouped </w:t>
        </w:r>
      </w:ins>
      <w:ins w:author="Jonathan Leipold - BDAE Gruppe" w:date="2023-10-20T01:13:00Z" w:id="1013">
        <w:r w:rsidRPr="005E0372" w:rsidR="00A16B9D">
          <w:rPr>
            <w:lang w:val="en-GB"/>
          </w:rPr>
          <w:t xml:space="preserve">by their regions with the help of a </w:t>
        </w:r>
        <w:r w:rsidRPr="005E0372" w:rsidR="00B35E18">
          <w:rPr>
            <w:lang w:val="en-GB"/>
          </w:rPr>
          <w:t xml:space="preserve">REST Countries API inside of the </w:t>
        </w:r>
        <w:proofErr w:type="spellStart"/>
        <w:r w:rsidRPr="005E0372" w:rsidR="00B35E18">
          <w:rPr>
            <w:lang w:val="en-GB"/>
          </w:rPr>
          <w:t>country_to_region_mapping</w:t>
        </w:r>
        <w:proofErr w:type="spellEnd"/>
        <w:r w:rsidRPr="005E0372" w:rsidR="00B35E18">
          <w:rPr>
            <w:lang w:val="en-GB"/>
          </w:rPr>
          <w:t xml:space="preserve"> function.</w:t>
        </w:r>
      </w:ins>
    </w:p>
    <w:p w:rsidR="00B43FA1" w:rsidP="002209BC" w:rsidRDefault="00B43FA1" w14:paraId="1556E15B" w14:textId="77777777">
      <w:pPr>
        <w:pStyle w:val="Heading3"/>
        <w:rPr>
          <w:ins w:author="Jonathan Leipold - BDAE Gruppe" w:date="2023-10-20T01:21:00Z" w:id="1014"/>
          <w:lang w:val="en-GB"/>
        </w:rPr>
      </w:pPr>
    </w:p>
    <w:p w:rsidR="002209BC" w:rsidP="002209BC" w:rsidRDefault="00B43FA1" w14:paraId="3A997748" w14:textId="44EB638D">
      <w:pPr>
        <w:pStyle w:val="Heading3"/>
        <w:rPr>
          <w:ins w:author="Jonathan Leipold - BDAE Gruppe" w:date="2023-10-20T01:16:00Z" w:id="1015"/>
          <w:lang w:val="en-GB"/>
        </w:rPr>
      </w:pPr>
      <w:bookmarkStart w:name="_Toc148803239" w:id="1016"/>
      <w:bookmarkStart w:name="_Toc1010412566" w:id="1017"/>
      <w:ins w:author="Jonathan Leipold - BDAE Gruppe" w:date="2023-10-20T01:21:00Z" w:id="1018">
        <w:r>
          <w:rPr>
            <w:lang w:val="en-GB"/>
          </w:rPr>
          <w:t>Scaling</w:t>
        </w:r>
      </w:ins>
      <w:bookmarkEnd w:id="1016"/>
      <w:bookmarkEnd w:id="1017"/>
    </w:p>
    <w:p w:rsidR="00B43FA1" w:rsidP="002209BC" w:rsidRDefault="002209BC" w14:paraId="6F3D6AA3" w14:textId="77777777">
      <w:pPr>
        <w:rPr>
          <w:ins w:author="Jonathan Leipold - BDAE Gruppe" w:date="2023-10-20T01:20:00Z" w:id="1019"/>
          <w:lang w:val="en-GB"/>
        </w:rPr>
      </w:pPr>
      <w:ins w:author="Jonathan Leipold - BDAE Gruppe" w:date="2023-10-20T01:16:00Z" w:id="1020">
        <w:r>
          <w:rPr>
            <w:lang w:val="en-GB"/>
          </w:rPr>
          <w:t xml:space="preserve">Due to </w:t>
        </w:r>
      </w:ins>
      <w:ins w:author="Jonathan Leipold - BDAE Gruppe" w:date="2023-10-20T01:17:00Z" w:id="1021">
        <w:r w:rsidR="00AA37A7">
          <w:rPr>
            <w:lang w:val="en-GB"/>
          </w:rPr>
          <w:t xml:space="preserve">big differences in the features distributions the data gets </w:t>
        </w:r>
      </w:ins>
      <w:ins w:author="Jonathan Leipold - BDAE Gruppe" w:date="2023-10-20T01:20:00Z" w:id="1022">
        <w:r w:rsidR="00B43FA1">
          <w:rPr>
            <w:lang w:val="en-GB"/>
          </w:rPr>
          <w:t>adjusted</w:t>
        </w:r>
      </w:ins>
      <w:ins w:author="Jonathan Leipold - BDAE Gruppe" w:date="2023-10-20T01:17:00Z" w:id="1023">
        <w:r w:rsidR="00AA37A7">
          <w:rPr>
            <w:lang w:val="en-GB"/>
          </w:rPr>
          <w:t xml:space="preserve">. </w:t>
        </w:r>
      </w:ins>
    </w:p>
    <w:p w:rsidR="00F17750" w:rsidRDefault="00F65EA8" w14:paraId="13F443CE" w14:textId="08F6F8B4">
      <w:pPr>
        <w:rPr>
          <w:ins w:author="Jonathan Leipold - BDAE Gruppe" w:date="2023-10-21T12:14:00Z" w:id="1024"/>
          <w:lang w:val="en-GB"/>
        </w:rPr>
      </w:pPr>
      <w:ins w:author="Jonathan Leipold - BDAE Gruppe" w:date="2023-10-20T01:24:00Z" w:id="1025">
        <w:r>
          <w:rPr>
            <w:lang w:val="en-GB"/>
          </w:rPr>
          <w:t xml:space="preserve">As </w:t>
        </w:r>
      </w:ins>
      <w:proofErr w:type="spellStart"/>
      <w:ins w:author="Jonathan Leipold - BDAE Gruppe" w:date="2023-10-20T01:25:00Z" w:id="1026">
        <w:r>
          <w:rPr>
            <w:lang w:val="en-GB"/>
          </w:rPr>
          <w:t>sc</w:t>
        </w:r>
        <w:r w:rsidR="000B3716">
          <w:rPr>
            <w:lang w:val="en-GB"/>
          </w:rPr>
          <w:t>a</w:t>
        </w:r>
        <w:r>
          <w:rPr>
            <w:lang w:val="en-GB"/>
          </w:rPr>
          <w:t>laer</w:t>
        </w:r>
        <w:proofErr w:type="spellEnd"/>
        <w:r>
          <w:rPr>
            <w:lang w:val="en-GB"/>
          </w:rPr>
          <w:t xml:space="preserve"> </w:t>
        </w:r>
      </w:ins>
      <w:proofErr w:type="spellStart"/>
      <w:ins w:author="Jonathan Leipold - BDAE Gruppe" w:date="2023-10-20T01:17:00Z" w:id="1027">
        <w:r w:rsidRPr="00F65EA8" w:rsidR="00AA37A7">
          <w:rPr>
            <w:b/>
            <w:lang w:val="en-GB"/>
            <w:rPrChange w:author="Jonathan Leipold - BDAE Gruppe" w:date="2023-10-20T01:25:00Z" w:id="1028">
              <w:rPr>
                <w:lang w:val="en-GB"/>
              </w:rPr>
            </w:rPrChange>
          </w:rPr>
          <w:t>MinMaxScaler</w:t>
        </w:r>
        <w:proofErr w:type="spellEnd"/>
        <w:r w:rsidRPr="00B43FA1" w:rsidR="00AA37A7">
          <w:rPr>
            <w:lang w:val="en-GB"/>
          </w:rPr>
          <w:t xml:space="preserve"> </w:t>
        </w:r>
      </w:ins>
      <w:ins w:author="Jonathan Leipold - BDAE Gruppe" w:date="2023-10-20T01:21:00Z" w:id="1029">
        <w:r w:rsidRPr="00B43FA1" w:rsidR="00F17750">
          <w:rPr>
            <w:lang w:val="en-GB"/>
          </w:rPr>
          <w:t>was chosen as an easy to use and understandable Scaling function</w:t>
        </w:r>
        <w:r w:rsidR="00F17750">
          <w:rPr>
            <w:lang w:val="en-GB"/>
          </w:rPr>
          <w:t xml:space="preserve"> that keeps the </w:t>
        </w:r>
      </w:ins>
      <w:ins w:author="Jonathan Leipold - BDAE Gruppe" w:date="2023-10-20T01:22:00Z" w:id="1030">
        <w:r w:rsidR="00DE75DC">
          <w:rPr>
            <w:lang w:val="en-GB"/>
          </w:rPr>
          <w:t xml:space="preserve">ratios and should work well </w:t>
        </w:r>
      </w:ins>
      <w:ins w:author="Jonathan Leipold - BDAE Gruppe" w:date="2023-10-20T01:23:00Z" w:id="1031">
        <w:r w:rsidR="009C1C5E">
          <w:rPr>
            <w:lang w:val="en-GB"/>
          </w:rPr>
          <w:t>in almost all cases.</w:t>
        </w:r>
      </w:ins>
      <w:ins w:author="Jonathan Leipold - BDAE Gruppe" w:date="2023-10-20T01:25:00Z" w:id="1032">
        <w:r w:rsidR="000B3716">
          <w:rPr>
            <w:lang w:val="en-GB"/>
          </w:rPr>
          <w:t xml:space="preserve"> Since </w:t>
        </w:r>
        <w:r w:rsidR="00AC0983">
          <w:rPr>
            <w:lang w:val="en-GB"/>
          </w:rPr>
          <w:t>t</w:t>
        </w:r>
      </w:ins>
      <w:ins w:author="Jonathan Leipold - BDAE Gruppe" w:date="2023-10-20T01:26:00Z" w:id="1033">
        <w:r w:rsidR="00AC0983">
          <w:rPr>
            <w:lang w:val="en-GB"/>
          </w:rPr>
          <w:t xml:space="preserve">he distributions above </w:t>
        </w:r>
        <w:r w:rsidR="000C56E4">
          <w:rPr>
            <w:lang w:val="en-GB"/>
          </w:rPr>
          <w:t xml:space="preserve">did show enough examples </w:t>
        </w:r>
        <w:r w:rsidR="007A2CB3">
          <w:rPr>
            <w:lang w:val="en-GB"/>
          </w:rPr>
          <w:t xml:space="preserve">without </w:t>
        </w:r>
        <w:r w:rsidRPr="007A2CB3" w:rsidR="007A2CB3">
          <w:rPr>
            <w:lang w:val="en-GB"/>
          </w:rPr>
          <w:t>Gaussian distribution</w:t>
        </w:r>
        <w:r w:rsidR="007A2CB3">
          <w:rPr>
            <w:lang w:val="en-GB"/>
          </w:rPr>
          <w:t xml:space="preserve"> (</w:t>
        </w:r>
        <w:r w:rsidR="0051264D">
          <w:rPr>
            <w:lang w:val="en-GB"/>
          </w:rPr>
          <w:t xml:space="preserve">e.g. </w:t>
        </w:r>
        <w:proofErr w:type="spellStart"/>
        <w:r w:rsidR="0051264D">
          <w:rPr>
            <w:lang w:val="en-GB"/>
          </w:rPr>
          <w:t>policy_effEndDate</w:t>
        </w:r>
        <w:proofErr w:type="spellEnd"/>
        <w:r w:rsidR="0051264D">
          <w:rPr>
            <w:lang w:val="en-GB"/>
          </w:rPr>
          <w:t xml:space="preserve">, </w:t>
        </w:r>
        <w:proofErr w:type="spellStart"/>
        <w:r w:rsidR="0051264D">
          <w:rPr>
            <w:lang w:val="en-GB"/>
          </w:rPr>
          <w:t>MainProductCode</w:t>
        </w:r>
        <w:proofErr w:type="spellEnd"/>
        <w:r w:rsidR="0051264D">
          <w:rPr>
            <w:lang w:val="en-GB"/>
          </w:rPr>
          <w:t>)</w:t>
        </w:r>
      </w:ins>
      <w:ins w:author="Jonathan Leipold - BDAE Gruppe" w:date="2023-10-20T01:27:00Z" w:id="1034">
        <w:r w:rsidR="0051264D">
          <w:rPr>
            <w:lang w:val="en-GB"/>
          </w:rPr>
          <w:t xml:space="preserve"> </w:t>
        </w:r>
        <w:r w:rsidRPr="00E006E0" w:rsidR="00E006E0">
          <w:rPr>
            <w:lang w:val="en-GB"/>
          </w:rPr>
          <w:t xml:space="preserve">the use of the </w:t>
        </w:r>
        <w:r w:rsidR="00E006E0">
          <w:rPr>
            <w:lang w:val="en-GB"/>
          </w:rPr>
          <w:t>Standardization</w:t>
        </w:r>
        <w:r w:rsidRPr="00E006E0" w:rsidR="00E006E0">
          <w:rPr>
            <w:lang w:val="en-GB"/>
          </w:rPr>
          <w:t xml:space="preserve"> is waived</w:t>
        </w:r>
        <w:r w:rsidR="0051264D">
          <w:rPr>
            <w:lang w:val="en-GB"/>
          </w:rPr>
          <w:t>.</w:t>
        </w:r>
      </w:ins>
      <w:ins w:author="Jonathan Leipold - BDAE Gruppe" w:date="2023-10-21T18:12:00Z" w:id="1035">
        <w:r w:rsidR="001304F2">
          <w:rPr>
            <w:rStyle w:val="FootnoteReference"/>
            <w:lang w:val="en-GB"/>
          </w:rPr>
          <w:footnoteReference w:id="3"/>
        </w:r>
      </w:ins>
    </w:p>
    <w:p w:rsidR="008B783B" w:rsidRDefault="008B783B" w14:paraId="35D57E0C" w14:textId="77777777">
      <w:pPr>
        <w:rPr>
          <w:ins w:author="Jonathan Leipold - BDAE Gruppe" w:date="2023-10-21T12:14:00Z" w:id="1046"/>
          <w:lang w:val="en-GB"/>
        </w:rPr>
      </w:pPr>
    </w:p>
    <w:p w:rsidR="008B783B" w:rsidP="000F07CF" w:rsidRDefault="000F07CF" w14:paraId="5F3BBADC" w14:textId="329A5BB8">
      <w:pPr>
        <w:pStyle w:val="Heading2"/>
        <w:rPr>
          <w:ins w:author="Jonathan Leipold - BDAE Gruppe" w:date="2023-10-21T12:15:00Z" w:id="1047"/>
          <w:lang w:val="en-GB"/>
        </w:rPr>
      </w:pPr>
      <w:bookmarkStart w:name="_Toc148803240" w:id="1048"/>
      <w:bookmarkStart w:name="_Toc1168398853" w:id="1049"/>
      <w:ins w:author="Jonathan Leipold - BDAE Gruppe" w:date="2023-10-21T12:15:00Z" w:id="1050">
        <w:r>
          <w:rPr>
            <w:lang w:val="en-GB"/>
          </w:rPr>
          <w:t xml:space="preserve">II.2.5 </w:t>
        </w:r>
      </w:ins>
      <w:ins w:author="Jonathan Leipold - BDAE Gruppe" w:date="2023-10-21T12:14:00Z" w:id="1051">
        <w:r w:rsidR="008B783B">
          <w:rPr>
            <w:lang w:val="en-GB"/>
          </w:rPr>
          <w:t>Final preprocessing parameters</w:t>
        </w:r>
      </w:ins>
      <w:bookmarkEnd w:id="1048"/>
      <w:bookmarkEnd w:id="1049"/>
    </w:p>
    <w:p w:rsidR="009704F5" w:rsidP="000F07CF" w:rsidRDefault="003E1964" w14:paraId="12C5CC4A" w14:textId="0ABDA2A0">
      <w:pPr>
        <w:rPr>
          <w:ins w:author="Jonathan Leipold - BDAE Gruppe" w:date="2023-10-21T12:18:00Z" w:id="1052"/>
          <w:lang w:val="en-GB"/>
        </w:rPr>
      </w:pPr>
      <w:ins w:author="Jonathan Leipold - BDAE Gruppe" w:date="2023-10-21T12:17:00Z" w:id="1053">
        <w:r>
          <w:rPr>
            <w:lang w:val="en-GB"/>
          </w:rPr>
          <w:t>Finally,</w:t>
        </w:r>
      </w:ins>
      <w:ins w:author="Jonathan Leipold - BDAE Gruppe" w:date="2023-10-21T12:15:00Z" w:id="1054">
        <w:r w:rsidR="005A76BA">
          <w:rPr>
            <w:lang w:val="en-GB"/>
          </w:rPr>
          <w:t xml:space="preserve"> some pre</w:t>
        </w:r>
        <w:r w:rsidR="001E2752">
          <w:rPr>
            <w:lang w:val="en-GB"/>
          </w:rPr>
          <w:t xml:space="preserve">processing parameters got </w:t>
        </w:r>
      </w:ins>
      <w:ins w:author="Jonathan Leipold - BDAE Gruppe" w:date="2023-10-21T12:17:00Z" w:id="1055">
        <w:r w:rsidR="00F50D06">
          <w:rPr>
            <w:lang w:val="en-GB"/>
          </w:rPr>
          <w:t>defined</w:t>
        </w:r>
      </w:ins>
      <w:ins w:author="Jonathan Leipold - BDAE Gruppe" w:date="2023-10-21T12:16:00Z" w:id="1056">
        <w:r w:rsidR="001E2752">
          <w:rPr>
            <w:lang w:val="en-GB"/>
          </w:rPr>
          <w:t xml:space="preserve">. </w:t>
        </w:r>
        <w:r w:rsidR="009704F5">
          <w:rPr>
            <w:lang w:val="en-GB"/>
          </w:rPr>
          <w:t>Depending on the values of these parameters the predefined functions</w:t>
        </w:r>
        <w:r w:rsidR="002D2597">
          <w:rPr>
            <w:lang w:val="en-GB"/>
          </w:rPr>
          <w:t xml:space="preserve"> </w:t>
        </w:r>
      </w:ins>
      <w:ins w:author="Jonathan Leipold - BDAE Gruppe" w:date="2023-10-21T12:17:00Z" w:id="1057">
        <w:r w:rsidR="00EA2132">
          <w:rPr>
            <w:lang w:val="en-GB"/>
          </w:rPr>
          <w:t xml:space="preserve">are opted in/out and </w:t>
        </w:r>
        <w:r w:rsidR="00410E96">
          <w:rPr>
            <w:lang w:val="en-GB"/>
          </w:rPr>
          <w:t xml:space="preserve">filled with </w:t>
        </w:r>
        <w:r w:rsidR="009F545D">
          <w:rPr>
            <w:lang w:val="en-GB"/>
          </w:rPr>
          <w:t xml:space="preserve">input </w:t>
        </w:r>
        <w:r w:rsidR="00283F82">
          <w:rPr>
            <w:lang w:val="en-GB"/>
          </w:rPr>
          <w:t>paramete</w:t>
        </w:r>
      </w:ins>
      <w:ins w:author="Jonathan Leipold - BDAE Gruppe" w:date="2023-10-21T12:18:00Z" w:id="1058">
        <w:r w:rsidR="00283F82">
          <w:rPr>
            <w:lang w:val="en-GB"/>
          </w:rPr>
          <w:t>rs:</w:t>
        </w:r>
      </w:ins>
    </w:p>
    <w:p w:rsidR="000F07CF" w:rsidP="00283F82" w:rsidRDefault="000F07CF" w14:paraId="0BBF27D2" w14:textId="10BF6746">
      <w:pPr>
        <w:pStyle w:val="ListParagraph"/>
        <w:numPr>
          <w:ilvl w:val="0"/>
          <w:numId w:val="67"/>
        </w:numPr>
        <w:rPr>
          <w:ins w:author="Jonathan Leipold - BDAE Gruppe" w:date="2023-10-21T12:23:00Z" w:id="1059"/>
          <w:lang w:val="en-GB"/>
        </w:rPr>
      </w:pPr>
      <w:proofErr w:type="spellStart"/>
      <w:ins w:author="Jonathan Leipold - BDAE Gruppe" w:date="2023-10-21T12:14:00Z" w:id="1060">
        <w:r w:rsidRPr="00283F82">
          <w:rPr>
            <w:lang w:val="en-GB"/>
          </w:rPr>
          <w:t>year_only</w:t>
        </w:r>
      </w:ins>
      <w:proofErr w:type="spellEnd"/>
      <w:ins w:author="Jonathan Leipold - BDAE Gruppe" w:date="2023-10-21T12:23:00Z" w:id="1061">
        <w:r w:rsidR="008D7166">
          <w:rPr>
            <w:lang w:val="en-GB"/>
          </w:rPr>
          <w:t>:</w:t>
        </w:r>
        <w:r w:rsidRPr="008D7166" w:rsidR="008D7166">
          <w:rPr>
            <w:lang w:val="en-GB"/>
          </w:rPr>
          <w:t xml:space="preserve"> </w:t>
        </w:r>
        <w:r w:rsidR="008D7166">
          <w:rPr>
            <w:lang w:val="en-GB"/>
          </w:rPr>
          <w:t>bool, default=False</w:t>
        </w:r>
      </w:ins>
    </w:p>
    <w:p w:rsidRPr="00283F82" w:rsidR="008D7166" w:rsidRDefault="00745F0B" w14:paraId="37E9D8C2" w14:textId="5CDD9B3B">
      <w:pPr>
        <w:pStyle w:val="ListParagraph"/>
        <w:numPr>
          <w:ilvl w:val="1"/>
          <w:numId w:val="67"/>
        </w:numPr>
        <w:rPr>
          <w:ins w:author="Jonathan Leipold - BDAE Gruppe" w:date="2023-10-21T12:14:00Z" w:id="1062"/>
          <w:lang w:val="en-GB"/>
        </w:rPr>
        <w:pPrChange w:author="Jonathan Leipold - BDAE Gruppe" w:date="2023-10-21T12:23:00Z" w:id="1063">
          <w:pPr/>
        </w:pPrChange>
      </w:pPr>
      <w:ins w:author="Jonathan Leipold - BDAE Gruppe" w:date="2023-10-21T12:23:00Z" w:id="1064">
        <w:r>
          <w:rPr>
            <w:lang w:val="en-GB"/>
          </w:rPr>
          <w:t xml:space="preserve">Set to True to keep only </w:t>
        </w:r>
        <w:r w:rsidR="000943E5">
          <w:rPr>
            <w:lang w:val="en-GB"/>
          </w:rPr>
          <w:t>yea</w:t>
        </w:r>
      </w:ins>
      <w:ins w:author="Jonathan Leipold - BDAE Gruppe" w:date="2023-10-21T12:24:00Z" w:id="1065">
        <w:r w:rsidR="000943E5">
          <w:rPr>
            <w:lang w:val="en-GB"/>
          </w:rPr>
          <w:t xml:space="preserve">r of all datetime </w:t>
        </w:r>
        <w:r w:rsidR="00A0550C">
          <w:rPr>
            <w:lang w:val="en-GB"/>
          </w:rPr>
          <w:t xml:space="preserve">features and convert them to int. </w:t>
        </w:r>
      </w:ins>
      <w:ins w:author="Jonathan Leipold - BDAE Gruppe" w:date="2023-10-21T19:57:00Z" w:id="1066">
        <w:r w:rsidR="00106229">
          <w:rPr>
            <w:lang w:val="en-GB"/>
          </w:rPr>
          <w:t>Otherwise year and month will be separated and kept.</w:t>
        </w:r>
      </w:ins>
    </w:p>
    <w:p w:rsidR="000F07CF" w:rsidP="00283F82" w:rsidRDefault="004D719A" w14:paraId="3F67569E" w14:textId="4C669593">
      <w:pPr>
        <w:pStyle w:val="ListParagraph"/>
        <w:numPr>
          <w:ilvl w:val="0"/>
          <w:numId w:val="67"/>
        </w:numPr>
        <w:rPr>
          <w:ins w:author="Jonathan Leipold - BDAE Gruppe" w:date="2023-10-21T12:26:00Z" w:id="1067"/>
          <w:lang w:val="en-GB"/>
        </w:rPr>
      </w:pPr>
      <w:proofErr w:type="spellStart"/>
      <w:ins w:author="Jonathan Leipold - BDAE Gruppe" w:date="2023-10-21T12:14:00Z" w:id="1068">
        <w:r w:rsidRPr="00283F82">
          <w:rPr>
            <w:lang w:val="en-GB"/>
          </w:rPr>
          <w:t>D</w:t>
        </w:r>
        <w:r w:rsidRPr="00283F82" w:rsidR="000F07CF">
          <w:rPr>
            <w:lang w:val="en-GB"/>
          </w:rPr>
          <w:t>rop_cols</w:t>
        </w:r>
      </w:ins>
      <w:proofErr w:type="spellEnd"/>
      <w:ins w:author="Jonathan Leipold - BDAE Gruppe" w:date="2023-10-21T12:26:00Z" w:id="1069">
        <w:r w:rsidR="0056696E">
          <w:rPr>
            <w:lang w:val="en-GB"/>
          </w:rPr>
          <w:t>: list of strings, default =</w:t>
        </w:r>
        <w:r w:rsidRPr="00283F82" w:rsidR="0056696E">
          <w:rPr>
            <w:lang w:val="en-GB"/>
          </w:rPr>
          <w:t xml:space="preserve"> []</w:t>
        </w:r>
      </w:ins>
    </w:p>
    <w:p w:rsidRPr="00283F82" w:rsidR="004D719A" w:rsidRDefault="009E6B40" w14:paraId="42EF05AA" w14:textId="6ED520E4">
      <w:pPr>
        <w:pStyle w:val="ListParagraph"/>
        <w:numPr>
          <w:ilvl w:val="1"/>
          <w:numId w:val="67"/>
        </w:numPr>
        <w:rPr>
          <w:ins w:author="Jonathan Leipold - BDAE Gruppe" w:date="2023-10-21T12:14:00Z" w:id="1070"/>
          <w:lang w:val="en-GB"/>
        </w:rPr>
        <w:pPrChange w:author="Jonathan Leipold - BDAE Gruppe" w:date="2023-10-21T12:26:00Z" w:id="1071">
          <w:pPr/>
        </w:pPrChange>
      </w:pPr>
      <w:ins w:author="Jonathan Leipold - BDAE Gruppe" w:date="2023-10-21T12:38:00Z" w:id="1072">
        <w:r>
          <w:rPr>
            <w:lang w:val="en-GB"/>
          </w:rPr>
          <w:t xml:space="preserve">Inserted </w:t>
        </w:r>
      </w:ins>
      <w:ins w:author="Jonathan Leipold - BDAE Gruppe" w:date="2023-10-21T12:39:00Z" w:id="1073">
        <w:r w:rsidR="00DF4D05">
          <w:rPr>
            <w:lang w:val="en-GB"/>
          </w:rPr>
          <w:t xml:space="preserve">strings will be tried </w:t>
        </w:r>
        <w:r w:rsidR="00A25278">
          <w:rPr>
            <w:lang w:val="en-GB"/>
          </w:rPr>
          <w:t xml:space="preserve">to be dropped. If col name doesn’t exist or already got dropped within the regular preprocessing process </w:t>
        </w:r>
      </w:ins>
      <w:ins w:author="Jonathan Leipold - BDAE Gruppe" w:date="2023-10-21T12:40:00Z" w:id="1074">
        <w:r w:rsidRPr="00735E2F" w:rsidR="00735E2F">
          <w:rPr>
            <w:lang w:val="en-GB"/>
          </w:rPr>
          <w:t>a corresponding message will be</w:t>
        </w:r>
        <w:r w:rsidR="00735E2F">
          <w:rPr>
            <w:lang w:val="en-GB"/>
          </w:rPr>
          <w:t xml:space="preserve"> printed.</w:t>
        </w:r>
      </w:ins>
    </w:p>
    <w:p w:rsidR="000F07CF" w:rsidP="00283F82" w:rsidRDefault="000F07CF" w14:paraId="7A72AF21" w14:textId="5E54C38C">
      <w:pPr>
        <w:pStyle w:val="ListParagraph"/>
        <w:numPr>
          <w:ilvl w:val="0"/>
          <w:numId w:val="67"/>
        </w:numPr>
        <w:rPr>
          <w:ins w:author="Jonathan Leipold - BDAE Gruppe" w:date="2023-10-21T12:40:00Z" w:id="1075"/>
          <w:lang w:val="en-GB"/>
        </w:rPr>
      </w:pPr>
      <w:proofErr w:type="spellStart"/>
      <w:ins w:author="Jonathan Leipold - BDAE Gruppe" w:date="2023-10-21T12:14:00Z" w:id="1076">
        <w:r w:rsidRPr="00283F82">
          <w:rPr>
            <w:lang w:val="en-GB"/>
          </w:rPr>
          <w:t>claim_ratios</w:t>
        </w:r>
      </w:ins>
      <w:proofErr w:type="spellEnd"/>
      <w:ins w:author="Jonathan Leipold - BDAE Gruppe" w:date="2023-10-21T12:40:00Z" w:id="1077">
        <w:r w:rsidR="00093A94">
          <w:rPr>
            <w:lang w:val="en-GB"/>
          </w:rPr>
          <w:t>:</w:t>
        </w:r>
        <w:r w:rsidRPr="00093A94" w:rsidR="00093A94">
          <w:rPr>
            <w:lang w:val="en-GB"/>
          </w:rPr>
          <w:t xml:space="preserve"> </w:t>
        </w:r>
        <w:r w:rsidR="00093A94">
          <w:rPr>
            <w:lang w:val="en-GB"/>
          </w:rPr>
          <w:t>bool, default=True</w:t>
        </w:r>
      </w:ins>
    </w:p>
    <w:p w:rsidRPr="00283F82" w:rsidR="00093A94" w:rsidRDefault="003F6EB1" w14:paraId="191B4C49" w14:textId="7E3118EE">
      <w:pPr>
        <w:pStyle w:val="ListParagraph"/>
        <w:numPr>
          <w:ilvl w:val="1"/>
          <w:numId w:val="67"/>
        </w:numPr>
        <w:rPr>
          <w:ins w:author="Jonathan Leipold - BDAE Gruppe" w:date="2023-10-21T12:14:00Z" w:id="1078"/>
          <w:lang w:val="en-GB"/>
        </w:rPr>
        <w:pPrChange w:author="Jonathan Leipold - BDAE Gruppe" w:date="2023-10-21T12:40:00Z" w:id="1079">
          <w:pPr/>
        </w:pPrChange>
      </w:pPr>
      <w:ins w:author="Jonathan Leipold - BDAE Gruppe" w:date="2023-10-21T12:40:00Z" w:id="1080">
        <w:r>
          <w:rPr>
            <w:lang w:val="en-GB"/>
          </w:rPr>
          <w:t>If set to True</w:t>
        </w:r>
      </w:ins>
      <w:ins w:author="Jonathan Leipold - BDAE Gruppe" w:date="2023-10-21T12:41:00Z" w:id="1081">
        <w:r w:rsidR="001A0A77">
          <w:rPr>
            <w:lang w:val="en-GB"/>
          </w:rPr>
          <w:t>,</w:t>
        </w:r>
      </w:ins>
      <w:ins w:author="Jonathan Leipold - BDAE Gruppe" w:date="2023-10-21T12:40:00Z" w:id="1082">
        <w:r>
          <w:rPr>
            <w:lang w:val="en-GB"/>
          </w:rPr>
          <w:t xml:space="preserve"> </w:t>
        </w:r>
      </w:ins>
      <w:ins w:author="Jonathan Leipold - BDAE Gruppe" w:date="2023-10-21T12:41:00Z" w:id="1083">
        <w:r w:rsidR="00B11E7A">
          <w:rPr>
            <w:lang w:val="en-GB"/>
          </w:rPr>
          <w:t xml:space="preserve">some </w:t>
        </w:r>
      </w:ins>
      <w:ins w:author="Jonathan Leipold - BDAE Gruppe" w:date="2023-10-21T12:40:00Z" w:id="1084">
        <w:r w:rsidR="00FC17C6">
          <w:rPr>
            <w:lang w:val="en-GB"/>
          </w:rPr>
          <w:t xml:space="preserve">claims related </w:t>
        </w:r>
      </w:ins>
      <w:ins w:author="Jonathan Leipold - BDAE Gruppe" w:date="2023-10-21T12:41:00Z" w:id="1085">
        <w:r w:rsidR="00B11E7A">
          <w:rPr>
            <w:lang w:val="en-GB"/>
          </w:rPr>
          <w:t>columns will be dropped</w:t>
        </w:r>
        <w:r w:rsidR="00795F52">
          <w:rPr>
            <w:lang w:val="en-GB"/>
          </w:rPr>
          <w:t xml:space="preserve"> or replaced</w:t>
        </w:r>
      </w:ins>
      <w:ins w:author="Jonathan Leipold - BDAE Gruppe" w:date="2023-10-21T12:42:00Z" w:id="1086">
        <w:r w:rsidR="000B4060">
          <w:rPr>
            <w:lang w:val="en-GB"/>
          </w:rPr>
          <w:t xml:space="preserve"> </w:t>
        </w:r>
      </w:ins>
      <w:ins w:author="Jonathan Leipold - BDAE Gruppe" w:date="2023-10-21T12:43:00Z" w:id="1087">
        <w:r w:rsidR="00790856">
          <w:rPr>
            <w:lang w:val="en-GB"/>
          </w:rPr>
          <w:t xml:space="preserve">and </w:t>
        </w:r>
        <w:r w:rsidR="00B9742F">
          <w:rPr>
            <w:lang w:val="en-GB"/>
          </w:rPr>
          <w:t xml:space="preserve">cleaned </w:t>
        </w:r>
      </w:ins>
      <w:ins w:author="Jonathan Leipold - BDAE Gruppe" w:date="2023-10-21T12:42:00Z" w:id="1088">
        <w:r w:rsidR="000B4060">
          <w:rPr>
            <w:lang w:val="en-GB"/>
          </w:rPr>
          <w:t>to minimize correlating columns</w:t>
        </w:r>
      </w:ins>
      <w:ins w:author="Jonathan Leipold - BDAE Gruppe" w:date="2023-10-21T12:41:00Z" w:id="1089">
        <w:r w:rsidR="003C6A34">
          <w:rPr>
            <w:lang w:val="en-GB"/>
          </w:rPr>
          <w:t xml:space="preserve">. In specific: retained columns get dropped, payout </w:t>
        </w:r>
      </w:ins>
      <w:ins w:author="Jonathan Leipold - BDAE Gruppe" w:date="2023-10-21T12:42:00Z" w:id="1090">
        <w:r w:rsidR="00B50C9F">
          <w:rPr>
            <w:lang w:val="en-GB"/>
          </w:rPr>
          <w:t xml:space="preserve">amount </w:t>
        </w:r>
      </w:ins>
      <w:ins w:author="Jonathan Leipold - BDAE Gruppe" w:date="2023-10-21T12:41:00Z" w:id="1091">
        <w:r w:rsidR="003C6A34">
          <w:rPr>
            <w:lang w:val="en-GB"/>
          </w:rPr>
          <w:t xml:space="preserve">columns </w:t>
        </w:r>
      </w:ins>
      <w:ins w:author="Jonathan Leipold - BDAE Gruppe" w:date="2023-10-21T12:44:00Z" w:id="1092">
        <w:r w:rsidR="004C0D9C">
          <w:rPr>
            <w:lang w:val="en-GB"/>
          </w:rPr>
          <w:t xml:space="preserve">cleaned and </w:t>
        </w:r>
      </w:ins>
      <w:ins w:author="Jonathan Leipold - BDAE Gruppe" w:date="2023-10-21T12:41:00Z" w:id="1093">
        <w:r w:rsidR="003C6A34">
          <w:rPr>
            <w:lang w:val="en-GB"/>
          </w:rPr>
          <w:t xml:space="preserve">replaced </w:t>
        </w:r>
      </w:ins>
      <w:ins w:author="Jonathan Leipold - BDAE Gruppe" w:date="2023-10-21T12:42:00Z" w:id="1094">
        <w:r w:rsidR="003C6A34">
          <w:rPr>
            <w:lang w:val="en-GB"/>
          </w:rPr>
          <w:t>by a ratio of claimed amount</w:t>
        </w:r>
      </w:ins>
      <w:ins w:author="Jonathan Leipold - BDAE Gruppe" w:date="2023-10-21T12:43:00Z" w:id="1095">
        <w:r w:rsidR="00790856">
          <w:rPr>
            <w:lang w:val="en-GB"/>
          </w:rPr>
          <w:t>.</w:t>
        </w:r>
      </w:ins>
    </w:p>
    <w:p w:rsidR="000F07CF" w:rsidP="00283F82" w:rsidRDefault="000F07CF" w14:paraId="1CB58CFC" w14:textId="42961531">
      <w:pPr>
        <w:pStyle w:val="ListParagraph"/>
        <w:numPr>
          <w:ilvl w:val="0"/>
          <w:numId w:val="67"/>
        </w:numPr>
        <w:rPr>
          <w:ins w:author="Jonathan Leipold - BDAE Gruppe" w:date="2023-10-21T12:44:00Z" w:id="1096"/>
          <w:lang w:val="en-GB"/>
        </w:rPr>
      </w:pPr>
      <w:proofErr w:type="spellStart"/>
      <w:ins w:author="Jonathan Leipold - BDAE Gruppe" w:date="2023-10-21T12:14:00Z" w:id="1097">
        <w:r w:rsidRPr="00283F82">
          <w:rPr>
            <w:lang w:val="en-GB"/>
          </w:rPr>
          <w:t>cut_effEnd</w:t>
        </w:r>
      </w:ins>
      <w:proofErr w:type="spellEnd"/>
      <w:ins w:author="Jonathan Leipold - BDAE Gruppe" w:date="2023-10-21T12:44:00Z" w:id="1098">
        <w:r w:rsidR="00302757">
          <w:rPr>
            <w:lang w:val="en-GB"/>
          </w:rPr>
          <w:t>:</w:t>
        </w:r>
        <w:r w:rsidRPr="008D7166" w:rsidR="00302757">
          <w:rPr>
            <w:lang w:val="en-GB"/>
          </w:rPr>
          <w:t xml:space="preserve"> </w:t>
        </w:r>
        <w:r w:rsidR="00302757">
          <w:rPr>
            <w:lang w:val="en-GB"/>
          </w:rPr>
          <w:t>bool, default=False</w:t>
        </w:r>
      </w:ins>
    </w:p>
    <w:p w:rsidRPr="00283F82" w:rsidR="00302757" w:rsidRDefault="00302757" w14:paraId="66A16F81" w14:textId="40FD9DDF">
      <w:pPr>
        <w:pStyle w:val="ListParagraph"/>
        <w:numPr>
          <w:ilvl w:val="1"/>
          <w:numId w:val="67"/>
        </w:numPr>
        <w:rPr>
          <w:ins w:author="Jonathan Leipold - BDAE Gruppe" w:date="2023-10-21T12:14:00Z" w:id="1099"/>
          <w:lang w:val="en-GB"/>
        </w:rPr>
        <w:pPrChange w:author="Jonathan Leipold - BDAE Gruppe" w:date="2023-10-21T12:44:00Z" w:id="1100">
          <w:pPr/>
        </w:pPrChange>
      </w:pPr>
      <w:ins w:author="Jonathan Leipold - BDAE Gruppe" w:date="2023-10-21T12:44:00Z" w:id="1101">
        <w:r>
          <w:rPr>
            <w:lang w:val="en-GB"/>
          </w:rPr>
          <w:t xml:space="preserve">Set to True to cut </w:t>
        </w:r>
        <w:proofErr w:type="spellStart"/>
        <w:r w:rsidR="002E2753">
          <w:rPr>
            <w:lang w:val="en-GB"/>
          </w:rPr>
          <w:t>policy_effEndDate</w:t>
        </w:r>
        <w:proofErr w:type="spellEnd"/>
        <w:r w:rsidR="002E2753">
          <w:rPr>
            <w:lang w:val="en-GB"/>
          </w:rPr>
          <w:t xml:space="preserve"> values </w:t>
        </w:r>
        <w:r w:rsidR="002754A4">
          <w:rPr>
            <w:lang w:val="en-GB"/>
          </w:rPr>
          <w:t xml:space="preserve">at </w:t>
        </w:r>
      </w:ins>
      <w:ins w:author="Jonathan Leipold - BDAE Gruppe" w:date="2023-10-21T12:45:00Z" w:id="1102">
        <w:r w:rsidR="0033163A">
          <w:rPr>
            <w:lang w:val="en-GB"/>
          </w:rPr>
          <w:t xml:space="preserve">a specific </w:t>
        </w:r>
        <w:proofErr w:type="spellStart"/>
        <w:r w:rsidR="0033163A">
          <w:rPr>
            <w:lang w:val="en-GB"/>
          </w:rPr>
          <w:t>cut_date</w:t>
        </w:r>
      </w:ins>
      <w:proofErr w:type="spellEnd"/>
      <w:ins w:author="Jonathan Leipold - BDAE Gruppe" w:date="2023-10-21T12:44:00Z" w:id="1103">
        <w:r w:rsidR="00287552">
          <w:rPr>
            <w:lang w:val="en-GB"/>
          </w:rPr>
          <w:t xml:space="preserve"> to </w:t>
        </w:r>
        <w:r w:rsidR="009A49C4">
          <w:rPr>
            <w:lang w:val="en-GB"/>
          </w:rPr>
          <w:t>tighten distribution.</w:t>
        </w:r>
      </w:ins>
    </w:p>
    <w:p w:rsidR="000F07CF" w:rsidP="00283F82" w:rsidRDefault="000F07CF" w14:paraId="7BEE6D18" w14:textId="0BD30412">
      <w:pPr>
        <w:pStyle w:val="ListParagraph"/>
        <w:numPr>
          <w:ilvl w:val="0"/>
          <w:numId w:val="67"/>
        </w:numPr>
        <w:rPr>
          <w:ins w:author="Jonathan Leipold - BDAE Gruppe" w:date="2023-10-21T12:45:00Z" w:id="1104"/>
          <w:lang w:val="en-GB"/>
        </w:rPr>
      </w:pPr>
      <w:proofErr w:type="spellStart"/>
      <w:ins w:author="Jonathan Leipold - BDAE Gruppe" w:date="2023-10-21T12:14:00Z" w:id="1105">
        <w:r w:rsidRPr="00283F82">
          <w:rPr>
            <w:lang w:val="en-GB"/>
          </w:rPr>
          <w:t>cut_date</w:t>
        </w:r>
      </w:ins>
      <w:proofErr w:type="spellEnd"/>
      <w:ins w:author="Jonathan Leipold - BDAE Gruppe" w:date="2023-10-21T12:45:00Z" w:id="1106">
        <w:r w:rsidR="007E1C16">
          <w:rPr>
            <w:lang w:val="en-GB"/>
          </w:rPr>
          <w:t>: date</w:t>
        </w:r>
        <w:r w:rsidR="00901666">
          <w:rPr>
            <w:lang w:val="en-GB"/>
          </w:rPr>
          <w:t>time</w:t>
        </w:r>
        <w:r w:rsidR="007E1C16">
          <w:rPr>
            <w:lang w:val="en-GB"/>
          </w:rPr>
          <w:t>, default =</w:t>
        </w:r>
      </w:ins>
      <w:ins w:author="Jonathan Leipold - BDAE Gruppe" w:date="2023-10-21T12:14:00Z" w:id="1107">
        <w:r w:rsidRPr="00283F82">
          <w:rPr>
            <w:lang w:val="en-GB"/>
          </w:rPr>
          <w:t xml:space="preserve"> </w:t>
        </w:r>
      </w:ins>
      <w:ins w:author="Jonathan Leipold - BDAE Gruppe" w:date="2023-10-21T12:45:00Z" w:id="1108">
        <w:r w:rsidR="00901666">
          <w:rPr>
            <w:lang w:val="en-GB"/>
          </w:rPr>
          <w:t>‘</w:t>
        </w:r>
      </w:ins>
      <w:ins w:author="Jonathan Leipold - BDAE Gruppe" w:date="2023-10-21T12:14:00Z" w:id="1109">
        <w:r w:rsidRPr="00283F82">
          <w:rPr>
            <w:lang w:val="en-GB"/>
          </w:rPr>
          <w:t>2030-12-31</w:t>
        </w:r>
      </w:ins>
      <w:ins w:author="Jonathan Leipold - BDAE Gruppe" w:date="2023-10-21T12:45:00Z" w:id="1110">
        <w:r w:rsidR="00901666">
          <w:rPr>
            <w:lang w:val="en-GB"/>
          </w:rPr>
          <w:t>’</w:t>
        </w:r>
      </w:ins>
    </w:p>
    <w:p w:rsidRPr="00283F82" w:rsidR="00A964EF" w:rsidRDefault="007E1C16" w14:paraId="49D5D01D" w14:textId="2572E2E1">
      <w:pPr>
        <w:pStyle w:val="ListParagraph"/>
        <w:numPr>
          <w:ilvl w:val="1"/>
          <w:numId w:val="67"/>
        </w:numPr>
        <w:rPr>
          <w:ins w:author="Jonathan Leipold - BDAE Gruppe" w:date="2023-10-21T12:14:00Z" w:id="1111"/>
          <w:lang w:val="en-GB"/>
        </w:rPr>
        <w:pPrChange w:author="Jonathan Leipold - BDAE Gruppe" w:date="2023-10-21T12:45:00Z" w:id="1112">
          <w:pPr/>
        </w:pPrChange>
      </w:pPr>
      <w:ins w:author="Jonathan Leipold - BDAE Gruppe" w:date="2023-10-21T12:45:00Z" w:id="1113">
        <w:r>
          <w:rPr>
            <w:lang w:val="en-GB"/>
          </w:rPr>
          <w:t>Option</w:t>
        </w:r>
        <w:r w:rsidR="00901666">
          <w:rPr>
            <w:lang w:val="en-GB"/>
          </w:rPr>
          <w:t xml:space="preserve">al, if </w:t>
        </w:r>
      </w:ins>
      <w:proofErr w:type="spellStart"/>
      <w:ins w:author="Jonathan Leipold - BDAE Gruppe" w:date="2023-10-21T12:46:00Z" w:id="1114">
        <w:r w:rsidR="00AE4C5A">
          <w:rPr>
            <w:lang w:val="en-GB"/>
          </w:rPr>
          <w:t>cut_effEnd</w:t>
        </w:r>
        <w:proofErr w:type="spellEnd"/>
        <w:r w:rsidR="00AE4C5A">
          <w:rPr>
            <w:lang w:val="en-GB"/>
          </w:rPr>
          <w:t xml:space="preserve"> == True.</w:t>
        </w:r>
        <w:r w:rsidR="005A64B0">
          <w:rPr>
            <w:lang w:val="en-GB"/>
          </w:rPr>
          <w:t xml:space="preserve"> All </w:t>
        </w:r>
        <w:proofErr w:type="spellStart"/>
        <w:r w:rsidR="001A5397">
          <w:rPr>
            <w:lang w:val="en-GB"/>
          </w:rPr>
          <w:t>policy_effEndDate</w:t>
        </w:r>
        <w:proofErr w:type="spellEnd"/>
        <w:r w:rsidR="001A5397">
          <w:rPr>
            <w:lang w:val="en-GB"/>
          </w:rPr>
          <w:t xml:space="preserve"> values &gt; </w:t>
        </w:r>
        <w:proofErr w:type="spellStart"/>
        <w:r w:rsidR="001A5397">
          <w:rPr>
            <w:lang w:val="en-GB"/>
          </w:rPr>
          <w:t>cut_date</w:t>
        </w:r>
        <w:proofErr w:type="spellEnd"/>
        <w:r w:rsidR="001A5397">
          <w:rPr>
            <w:lang w:val="en-GB"/>
          </w:rPr>
          <w:t xml:space="preserve"> will be replaced by this value.</w:t>
        </w:r>
      </w:ins>
    </w:p>
    <w:p w:rsidR="00365D3A" w:rsidP="00365D3A" w:rsidRDefault="00365D3A" w14:paraId="4F212C4D" w14:textId="77777777">
      <w:pPr>
        <w:pStyle w:val="ListParagraph"/>
        <w:numPr>
          <w:ilvl w:val="0"/>
          <w:numId w:val="67"/>
        </w:numPr>
        <w:rPr>
          <w:ins w:author="Jonathan Leipold - BDAE Gruppe" w:date="2023-10-21T12:47:00Z" w:id="1115"/>
          <w:lang w:val="en-GB"/>
        </w:rPr>
      </w:pPr>
      <w:proofErr w:type="spellStart"/>
      <w:ins w:author="Jonathan Leipold - BDAE Gruppe" w:date="2023-10-21T12:47:00Z" w:id="1116">
        <w:r w:rsidRPr="00283F82">
          <w:rPr>
            <w:lang w:val="en-GB"/>
          </w:rPr>
          <w:t>add_products</w:t>
        </w:r>
        <w:proofErr w:type="spellEnd"/>
        <w:r>
          <w:rPr>
            <w:lang w:val="en-GB"/>
          </w:rPr>
          <w:t>: bool</w:t>
        </w:r>
      </w:ins>
    </w:p>
    <w:p w:rsidRPr="00283F82" w:rsidR="00365D3A" w:rsidP="00365D3A" w:rsidRDefault="00365D3A" w14:paraId="46AD673B" w14:textId="77777777">
      <w:pPr>
        <w:pStyle w:val="ListParagraph"/>
        <w:numPr>
          <w:ilvl w:val="1"/>
          <w:numId w:val="67"/>
        </w:numPr>
        <w:rPr>
          <w:ins w:author="Jonathan Leipold - BDAE Gruppe" w:date="2023-10-21T12:47:00Z" w:id="1117"/>
          <w:lang w:val="en-GB"/>
        </w:rPr>
      </w:pPr>
      <w:ins w:author="Jonathan Leipold - BDAE Gruppe" w:date="2023-10-21T12:47:00Z" w:id="1118">
        <w:r>
          <w:rPr>
            <w:lang w:val="en-GB"/>
          </w:rPr>
          <w:t xml:space="preserve">Set to True to merge product characteristics to the contracts </w:t>
        </w:r>
        <w:proofErr w:type="spellStart"/>
        <w:r>
          <w:rPr>
            <w:lang w:val="en-GB"/>
          </w:rPr>
          <w:t>df</w:t>
        </w:r>
        <w:proofErr w:type="spellEnd"/>
        <w:r>
          <w:rPr>
            <w:lang w:val="en-GB"/>
          </w:rPr>
          <w:t xml:space="preserve"> based on the </w:t>
        </w:r>
        <w:proofErr w:type="spellStart"/>
        <w:r>
          <w:rPr>
            <w:lang w:val="en-GB"/>
          </w:rPr>
          <w:t>product_code</w:t>
        </w:r>
        <w:proofErr w:type="spellEnd"/>
        <w:r>
          <w:rPr>
            <w:lang w:val="en-GB"/>
          </w:rPr>
          <w:t>.</w:t>
        </w:r>
      </w:ins>
    </w:p>
    <w:p w:rsidR="00365D3A" w:rsidP="00365D3A" w:rsidRDefault="00365D3A" w14:paraId="055E136F" w14:textId="77777777">
      <w:pPr>
        <w:pStyle w:val="ListParagraph"/>
        <w:numPr>
          <w:ilvl w:val="0"/>
          <w:numId w:val="67"/>
        </w:numPr>
        <w:rPr>
          <w:ins w:author="Jonathan Leipold - BDAE Gruppe" w:date="2023-10-21T12:47:00Z" w:id="1119"/>
          <w:lang w:val="en-GB"/>
        </w:rPr>
      </w:pPr>
      <w:proofErr w:type="spellStart"/>
      <w:ins w:author="Jonathan Leipold - BDAE Gruppe" w:date="2023-10-21T12:47:00Z" w:id="1120">
        <w:r w:rsidRPr="00283F82">
          <w:rPr>
            <w:lang w:val="en-GB"/>
          </w:rPr>
          <w:t>product_drop_cols</w:t>
        </w:r>
        <w:proofErr w:type="spellEnd"/>
        <w:r>
          <w:rPr>
            <w:lang w:val="en-GB"/>
          </w:rPr>
          <w:t>: list of strings, default =</w:t>
        </w:r>
        <w:r w:rsidRPr="00283F82">
          <w:rPr>
            <w:lang w:val="en-GB"/>
          </w:rPr>
          <w:t xml:space="preserve"> []</w:t>
        </w:r>
      </w:ins>
    </w:p>
    <w:p w:rsidRPr="00283F82" w:rsidR="00365D3A" w:rsidP="00365D3A" w:rsidRDefault="00365D3A" w14:paraId="051C4A5E" w14:textId="77777777">
      <w:pPr>
        <w:pStyle w:val="ListParagraph"/>
        <w:numPr>
          <w:ilvl w:val="1"/>
          <w:numId w:val="67"/>
        </w:numPr>
        <w:rPr>
          <w:ins w:author="Jonathan Leipold - BDAE Gruppe" w:date="2023-10-21T12:47:00Z" w:id="1121"/>
          <w:lang w:val="en-GB"/>
        </w:rPr>
      </w:pPr>
      <w:ins w:author="Jonathan Leipold - BDAE Gruppe" w:date="2023-10-21T12:47:00Z" w:id="1122">
        <w:r>
          <w:rPr>
            <w:lang w:val="en-GB"/>
          </w:rPr>
          <w:t xml:space="preserve">Optional, if </w:t>
        </w:r>
        <w:proofErr w:type="spellStart"/>
        <w:r>
          <w:rPr>
            <w:lang w:val="en-GB"/>
          </w:rPr>
          <w:t>add_products</w:t>
        </w:r>
        <w:proofErr w:type="spellEnd"/>
        <w:r>
          <w:rPr>
            <w:lang w:val="en-GB"/>
          </w:rPr>
          <w:t xml:space="preserve"> == True, product columns can be selected to be dropped before merge.</w:t>
        </w:r>
      </w:ins>
    </w:p>
    <w:p w:rsidR="000F07CF" w:rsidP="00283F82" w:rsidRDefault="000F07CF" w14:paraId="04DC31DA" w14:textId="78F624DD">
      <w:pPr>
        <w:pStyle w:val="ListParagraph"/>
        <w:numPr>
          <w:ilvl w:val="0"/>
          <w:numId w:val="67"/>
        </w:numPr>
        <w:rPr>
          <w:ins w:author="Jonathan Leipold - BDAE Gruppe" w:date="2023-10-21T12:47:00Z" w:id="1123"/>
          <w:lang w:val="en-GB"/>
        </w:rPr>
      </w:pPr>
      <w:proofErr w:type="spellStart"/>
      <w:ins w:author="Jonathan Leipold - BDAE Gruppe" w:date="2023-10-21T12:14:00Z" w:id="1124">
        <w:r w:rsidRPr="00283F82">
          <w:rPr>
            <w:lang w:val="en-GB"/>
          </w:rPr>
          <w:t>save_csv</w:t>
        </w:r>
      </w:ins>
      <w:proofErr w:type="spellEnd"/>
      <w:ins w:author="Jonathan Leipold - BDAE Gruppe" w:date="2023-10-21T12:46:00Z" w:id="1125">
        <w:r w:rsidR="006232FC">
          <w:rPr>
            <w:lang w:val="en-GB"/>
          </w:rPr>
          <w:t>: bool</w:t>
        </w:r>
      </w:ins>
    </w:p>
    <w:p w:rsidRPr="00283F82" w:rsidR="009D4B52" w:rsidRDefault="009D4B52" w14:paraId="4A4EB4CF" w14:textId="63C118B9">
      <w:pPr>
        <w:pStyle w:val="ListParagraph"/>
        <w:numPr>
          <w:ilvl w:val="1"/>
          <w:numId w:val="67"/>
        </w:numPr>
        <w:rPr>
          <w:ins w:author="Jonathan Leipold - BDAE Gruppe" w:date="2023-10-21T12:14:00Z" w:id="1126"/>
          <w:lang w:val="en-GB"/>
        </w:rPr>
        <w:pPrChange w:author="Jonathan Leipold - BDAE Gruppe" w:date="2023-10-21T12:47:00Z" w:id="1127">
          <w:pPr/>
        </w:pPrChange>
      </w:pPr>
      <w:ins w:author="Jonathan Leipold - BDAE Gruppe" w:date="2023-10-21T12:47:00Z" w:id="1128">
        <w:r>
          <w:rPr>
            <w:lang w:val="en-GB"/>
          </w:rPr>
          <w:t xml:space="preserve">Set to True to save the </w:t>
        </w:r>
        <w:proofErr w:type="spellStart"/>
        <w:r>
          <w:rPr>
            <w:lang w:val="en-GB"/>
          </w:rPr>
          <w:t>preprocessed</w:t>
        </w:r>
        <w:proofErr w:type="spellEnd"/>
        <w:r>
          <w:rPr>
            <w:lang w:val="en-GB"/>
          </w:rPr>
          <w:t xml:space="preserve"> </w:t>
        </w:r>
        <w:proofErr w:type="spellStart"/>
        <w:r w:rsidR="00534E3F">
          <w:rPr>
            <w:lang w:val="en-GB"/>
          </w:rPr>
          <w:t>df</w:t>
        </w:r>
        <w:proofErr w:type="spellEnd"/>
        <w:r w:rsidR="00534E3F">
          <w:rPr>
            <w:lang w:val="en-GB"/>
          </w:rPr>
          <w:t xml:space="preserve"> as csv-file in the </w:t>
        </w:r>
        <w:r w:rsidR="0065356A">
          <w:rPr>
            <w:lang w:val="en-GB"/>
          </w:rPr>
          <w:t>'</w:t>
        </w:r>
        <w:proofErr w:type="spellStart"/>
        <w:r w:rsidR="005B5979">
          <w:rPr>
            <w:lang w:val="en-GB"/>
          </w:rPr>
          <w:t>preprocessed</w:t>
        </w:r>
        <w:proofErr w:type="spellEnd"/>
        <w:r w:rsidR="0065356A">
          <w:rPr>
            <w:lang w:val="en-GB"/>
          </w:rPr>
          <w:t>’ subfolder.</w:t>
        </w:r>
      </w:ins>
    </w:p>
    <w:p w:rsidR="000F07CF" w:rsidP="00283F82" w:rsidRDefault="000F07CF" w14:paraId="6A384C58" w14:textId="2C4C3C1C">
      <w:pPr>
        <w:pStyle w:val="ListParagraph"/>
        <w:numPr>
          <w:ilvl w:val="0"/>
          <w:numId w:val="67"/>
        </w:numPr>
        <w:rPr>
          <w:ins w:author="Jonathan Leipold - BDAE Gruppe" w:date="2023-10-21T12:48:00Z" w:id="1129"/>
          <w:lang w:val="en-GB"/>
        </w:rPr>
      </w:pPr>
      <w:ins w:author="Jonathan Leipold - BDAE Gruppe" w:date="2023-10-21T12:14:00Z" w:id="1130">
        <w:r w:rsidRPr="00283F82">
          <w:rPr>
            <w:lang w:val="en-GB"/>
          </w:rPr>
          <w:t>filename</w:t>
        </w:r>
      </w:ins>
      <w:ins w:author="Jonathan Leipold - BDAE Gruppe" w:date="2023-10-21T12:48:00Z" w:id="1131">
        <w:r w:rsidR="00E22760">
          <w:rPr>
            <w:lang w:val="en-GB"/>
          </w:rPr>
          <w:t>: string</w:t>
        </w:r>
      </w:ins>
      <w:ins w:author="Jonathan Leipold - BDAE Gruppe" w:date="2023-10-21T12:49:00Z" w:id="1132">
        <w:r w:rsidR="00E22760">
          <w:rPr>
            <w:lang w:val="en-GB"/>
          </w:rPr>
          <w:t>, default =</w:t>
        </w:r>
      </w:ins>
      <w:ins w:author="Jonathan Leipold - BDAE Gruppe" w:date="2023-10-21T12:14:00Z" w:id="1133">
        <w:r w:rsidRPr="00283F82">
          <w:rPr>
            <w:lang w:val="en-GB"/>
          </w:rPr>
          <w:t xml:space="preserve"> </w:t>
        </w:r>
      </w:ins>
      <w:ins w:author="Jonathan Leipold - BDAE Gruppe" w:date="2023-10-21T12:50:00Z" w:id="1134">
        <w:r w:rsidR="00B62268">
          <w:rPr>
            <w:lang w:val="en-GB"/>
          </w:rPr>
          <w:t>‘</w:t>
        </w:r>
        <w:proofErr w:type="spellStart"/>
        <w:r w:rsidRPr="00B62268" w:rsidR="00B62268">
          <w:rPr>
            <w:lang w:val="en-GB"/>
          </w:rPr>
          <w:t>contracts_preprocessed</w:t>
        </w:r>
      </w:ins>
      <w:proofErr w:type="spellEnd"/>
      <w:ins w:author="Jonathan Leipold - BDAE Gruppe" w:date="2023-10-21T12:14:00Z" w:id="1135">
        <w:r w:rsidRPr="00283F82">
          <w:rPr>
            <w:lang w:val="en-GB"/>
          </w:rPr>
          <w:t>'</w:t>
        </w:r>
      </w:ins>
    </w:p>
    <w:p w:rsidR="009F7E77" w:rsidP="009F7E77" w:rsidRDefault="009F7E77" w14:paraId="1D28E52F" w14:textId="04B50770">
      <w:pPr>
        <w:pStyle w:val="ListParagraph"/>
        <w:numPr>
          <w:ilvl w:val="1"/>
          <w:numId w:val="67"/>
        </w:numPr>
        <w:rPr>
          <w:ins w:author="Jonathan Leipold - BDAE Gruppe" w:date="2023-10-21T12:50:00Z" w:id="1136"/>
          <w:lang w:val="en-GB"/>
        </w:rPr>
      </w:pPr>
      <w:ins w:author="Jonathan Leipold - BDAE Gruppe" w:date="2023-10-21T12:48:00Z" w:id="1137">
        <w:r>
          <w:rPr>
            <w:lang w:val="en-GB"/>
          </w:rPr>
          <w:t xml:space="preserve">Optional, if </w:t>
        </w:r>
        <w:proofErr w:type="spellStart"/>
        <w:r>
          <w:rPr>
            <w:lang w:val="en-GB"/>
          </w:rPr>
          <w:t>save_csv</w:t>
        </w:r>
        <w:proofErr w:type="spellEnd"/>
        <w:r>
          <w:rPr>
            <w:lang w:val="en-GB"/>
          </w:rPr>
          <w:t xml:space="preserve"> </w:t>
        </w:r>
        <w:r w:rsidR="00802937">
          <w:rPr>
            <w:lang w:val="en-GB"/>
          </w:rPr>
          <w:t>== True</w:t>
        </w:r>
        <w:r w:rsidR="009F398B">
          <w:rPr>
            <w:lang w:val="en-GB"/>
          </w:rPr>
          <w:t xml:space="preserve">. </w:t>
        </w:r>
        <w:r w:rsidR="00FF311A">
          <w:rPr>
            <w:lang w:val="en-GB"/>
          </w:rPr>
          <w:t xml:space="preserve">Filename can be set to </w:t>
        </w:r>
        <w:r w:rsidR="00AA3FBE">
          <w:rPr>
            <w:lang w:val="en-GB"/>
          </w:rPr>
          <w:t>name it by chosen parameter options.</w:t>
        </w:r>
      </w:ins>
    </w:p>
    <w:p w:rsidRPr="00B62268" w:rsidR="00B62268" w:rsidRDefault="00FA0A24" w14:paraId="01D2B5B7" w14:textId="5D7F65D2">
      <w:pPr>
        <w:rPr>
          <w:ins w:author="Jonathan Leipold - BDAE Gruppe" w:date="2023-10-20T01:21:00Z" w:id="1138"/>
          <w:lang w:val="en-GB"/>
        </w:rPr>
        <w:pPrChange w:author="Jonathan Leipold - BDAE Gruppe" w:date="2023-10-21T12:50:00Z" w:id="1139">
          <w:pPr>
            <w:pStyle w:val="ListParagraph"/>
            <w:numPr>
              <w:numId w:val="65"/>
            </w:numPr>
            <w:ind w:hanging="360"/>
          </w:pPr>
        </w:pPrChange>
      </w:pPr>
      <w:ins w:author="Jonathan Leipold - BDAE Gruppe" w:date="2023-10-21T12:50:00Z" w:id="1140">
        <w:r>
          <w:rPr>
            <w:lang w:val="en-GB"/>
          </w:rPr>
          <w:t xml:space="preserve">This parameters will </w:t>
        </w:r>
        <w:r w:rsidR="00436C2A">
          <w:rPr>
            <w:lang w:val="en-GB"/>
          </w:rPr>
          <w:t xml:space="preserve">be </w:t>
        </w:r>
        <w:r w:rsidR="00BE5B8B">
          <w:rPr>
            <w:lang w:val="en-GB"/>
          </w:rPr>
          <w:t xml:space="preserve">given as </w:t>
        </w:r>
      </w:ins>
      <w:ins w:author="Jonathan Leipold - BDAE Gruppe" w:date="2023-10-21T12:51:00Z" w:id="1141">
        <w:r w:rsidR="00D86B4D">
          <w:rPr>
            <w:lang w:val="en-GB"/>
          </w:rPr>
          <w:t xml:space="preserve">preprocessing </w:t>
        </w:r>
      </w:ins>
      <w:ins w:author="Jonathan Leipold - BDAE Gruppe" w:date="2023-10-21T12:50:00Z" w:id="1142">
        <w:r w:rsidR="00D86B4D">
          <w:rPr>
            <w:lang w:val="en-GB"/>
          </w:rPr>
          <w:t xml:space="preserve">options </w:t>
        </w:r>
      </w:ins>
      <w:ins w:author="Jonathan Leipold - BDAE Gruppe" w:date="2023-10-21T12:51:00Z" w:id="1143">
        <w:r w:rsidR="00D86B4D">
          <w:rPr>
            <w:lang w:val="en-GB"/>
          </w:rPr>
          <w:t xml:space="preserve">in </w:t>
        </w:r>
        <w:proofErr w:type="spellStart"/>
        <w:r w:rsidR="00D86B4D">
          <w:rPr>
            <w:lang w:val="en-GB"/>
          </w:rPr>
          <w:t>streamlit</w:t>
        </w:r>
        <w:proofErr w:type="spellEnd"/>
        <w:r w:rsidR="00D86B4D">
          <w:rPr>
            <w:lang w:val="en-GB"/>
          </w:rPr>
          <w:t xml:space="preserve"> to create different transformations of the initial </w:t>
        </w:r>
        <w:proofErr w:type="spellStart"/>
        <w:r w:rsidR="00D86B4D">
          <w:rPr>
            <w:lang w:val="en-GB"/>
          </w:rPr>
          <w:t>df</w:t>
        </w:r>
        <w:proofErr w:type="spellEnd"/>
        <w:r w:rsidR="00913924">
          <w:rPr>
            <w:lang w:val="en-GB"/>
          </w:rPr>
          <w:t xml:space="preserve"> </w:t>
        </w:r>
        <w:r w:rsidR="004B1E47">
          <w:rPr>
            <w:lang w:val="en-GB"/>
          </w:rPr>
          <w:t xml:space="preserve">and </w:t>
        </w:r>
      </w:ins>
      <w:ins w:author="Jonathan Leipold - BDAE Gruppe" w:date="2023-10-21T12:52:00Z" w:id="1144">
        <w:r w:rsidR="004B1E47">
          <w:rPr>
            <w:lang w:val="en-GB"/>
          </w:rPr>
          <w:t xml:space="preserve">use them </w:t>
        </w:r>
      </w:ins>
      <w:ins w:author="Jonathan Leipold - BDAE Gruppe" w:date="2023-10-21T12:51:00Z" w:id="1145">
        <w:r w:rsidR="00913924">
          <w:rPr>
            <w:lang w:val="en-GB"/>
          </w:rPr>
          <w:t>for modelling.</w:t>
        </w:r>
      </w:ins>
    </w:p>
    <w:p w:rsidRPr="009C1C5E" w:rsidR="00C06574" w:rsidP="009C1C5E" w:rsidRDefault="00C06574" w14:paraId="70945E4D" w14:textId="504BC3B4">
      <w:pPr>
        <w:rPr>
          <w:ins w:author="Jonathan Leipold - BDAE Gruppe" w:date="2023-10-19T23:11:00Z" w:id="1146"/>
          <w:color w:val="007789" w:themeColor="accent1" w:themeShade="BF"/>
          <w:lang w:val="en-GB"/>
        </w:rPr>
      </w:pPr>
      <w:ins w:author="Jonathan Leipold - BDAE Gruppe" w:date="2023-10-19T23:11:00Z" w:id="1147">
        <w:r w:rsidRPr="009C1C5E">
          <w:rPr>
            <w:lang w:val="en-GB"/>
          </w:rPr>
          <w:br w:type="page"/>
        </w:r>
      </w:ins>
    </w:p>
    <w:p w:rsidRPr="00992CCF" w:rsidR="00D301D3" w:rsidP="00D301D3" w:rsidRDefault="00F97EEB" w14:paraId="59CA7BFD" w14:textId="1DF1D767">
      <w:pPr>
        <w:pStyle w:val="Heading1"/>
        <w:numPr>
          <w:ilvl w:val="0"/>
          <w:numId w:val="20"/>
        </w:numPr>
        <w:rPr>
          <w:ins w:author="Gastbenutzer" w:date="2023-10-21T21:04:00Z" w:id="1148"/>
          <w:sz w:val="28"/>
          <w:szCs w:val="28"/>
          <w:lang w:val="en-GB"/>
          <w:rPrChange w:author="Jonathan Leipold - BDAE Gruppe" w:date="2023-10-21T18:29:00Z" w:id="1149">
            <w:rPr>
              <w:ins w:author="Gastbenutzer" w:date="2023-10-21T21:04:00Z" w:id="1150"/>
              <w:lang w:val="en-GB"/>
            </w:rPr>
          </w:rPrChange>
        </w:rPr>
      </w:pPr>
      <w:bookmarkStart w:name="_Toc148803241" w:id="1151"/>
      <w:bookmarkStart w:name="_Toc1615753133" w:id="1152"/>
      <w:r w:rsidRPr="079F9594">
        <w:rPr>
          <w:sz w:val="28"/>
          <w:szCs w:val="28"/>
          <w:lang w:val="en-GB"/>
          <w:rPrChange w:author="Jonathan Leipold - BDAE Gruppe" w:date="2023-10-18T10:09:00Z" w:id="1153">
            <w:rPr>
              <w:lang w:val="en-GB"/>
            </w:rPr>
          </w:rPrChange>
        </w:rPr>
        <w:t>Modelling</w:t>
      </w:r>
      <w:bookmarkEnd w:id="1151"/>
      <w:bookmarkEnd w:id="1152"/>
    </w:p>
    <w:p w:rsidR="541F4DAB" w:rsidRDefault="541F4DAB" w14:paraId="551E9026" w14:textId="4B7122EC">
      <w:pPr>
        <w:pStyle w:val="Heading3"/>
        <w:rPr>
          <w:ins w:author="Gastbenutzer" w:date="2023-10-21T21:04:00Z" w:id="1154"/>
          <w:rFonts w:ascii="Constantia" w:hAnsi="Constantia" w:eastAsia="Constantia" w:cs="Constantia"/>
          <w:color w:val="004F5B"/>
          <w:lang w:val="en-GB"/>
        </w:rPr>
        <w:pPrChange w:author="Gastbenutzer" w:date="2023-10-21T21:04:00Z" w:id="1155">
          <w:pPr>
            <w:pStyle w:val="Heading1"/>
            <w:numPr>
              <w:numId w:val="20"/>
            </w:numPr>
            <w:ind w:left="720" w:hanging="360"/>
          </w:pPr>
        </w:pPrChange>
      </w:pPr>
    </w:p>
    <w:p w:rsidR="6CDD176D" w:rsidP="13D9F198" w:rsidRDefault="6CDD176D" w14:paraId="20130DD4" w14:textId="45AABA5B">
      <w:pPr>
        <w:pStyle w:val="Heading1"/>
        <w:rPr>
          <w:ins w:author="Gastbenutzer" w:date="2023-10-21T21:04:00Z" w:id="1156"/>
          <w:sz w:val="28"/>
          <w:szCs w:val="28"/>
          <w:lang w:val="en-GB"/>
        </w:rPr>
      </w:pPr>
      <w:ins w:author="Gastbenutzer" w:date="2023-10-21T21:04:00Z" w:id="1157">
        <w:r w:rsidRPr="13D9F198">
          <w:rPr>
            <w:lang w:val="en-GB"/>
          </w:rPr>
          <w:t>III.</w:t>
        </w:r>
      </w:ins>
      <w:ins w:author="Gastbenutzer" w:date="2023-10-21T21:05:00Z" w:id="1158">
        <w:r w:rsidRPr="13D9F198" w:rsidR="67FCF462">
          <w:rPr>
            <w:lang w:val="en-GB"/>
          </w:rPr>
          <w:t>1</w:t>
        </w:r>
      </w:ins>
      <w:ins w:author="Gastbenutzer" w:date="2023-10-21T21:04:00Z" w:id="1159">
        <w:r w:rsidRPr="13D9F198">
          <w:rPr>
            <w:lang w:val="en-GB"/>
          </w:rPr>
          <w:t xml:space="preserve"> </w:t>
        </w:r>
      </w:ins>
      <w:ins w:author="Gastbenutzer" w:date="2023-10-21T21:05:00Z" w:id="1160">
        <w:r w:rsidRPr="13D9F198" w:rsidR="471302D8">
          <w:rPr>
            <w:lang w:val="en-GB"/>
          </w:rPr>
          <w:t>Sales</w:t>
        </w:r>
        <w:r w:rsidRPr="58C4925C" w:rsidR="471302D8">
          <w:rPr>
            <w:sz w:val="28"/>
            <w:szCs w:val="28"/>
            <w:lang w:val="en-GB"/>
          </w:rPr>
          <w:t xml:space="preserve"> </w:t>
        </w:r>
      </w:ins>
      <w:ins w:author="Gastbenutzer" w:date="2023-10-21T21:06:00Z" w:id="1161">
        <w:r w:rsidRPr="12BF2570" w:rsidR="12BF2570">
          <w:rPr>
            <w:sz w:val="28"/>
            <w:szCs w:val="28"/>
            <w:lang w:val="en-GB"/>
          </w:rPr>
          <w:t xml:space="preserve">prediction </w:t>
        </w:r>
        <w:r w:rsidRPr="58C4925C" w:rsidR="58C4925C">
          <w:rPr>
            <w:sz w:val="28"/>
            <w:szCs w:val="28"/>
            <w:lang w:val="en-GB"/>
          </w:rPr>
          <w:t xml:space="preserve">with Time Series </w:t>
        </w:r>
      </w:ins>
      <w:ins w:author="Gastbenutzer" w:date="2023-10-21T21:07:00Z" w:id="1162">
        <w:r w:rsidRPr="0B6B6392" w:rsidR="0B6B6392">
          <w:rPr>
            <w:sz w:val="28"/>
            <w:szCs w:val="28"/>
            <w:lang w:val="en-GB"/>
          </w:rPr>
          <w:t>m</w:t>
        </w:r>
      </w:ins>
      <w:ins w:author="Gastbenutzer" w:date="2023-10-21T21:06:00Z" w:id="1163">
        <w:r w:rsidRPr="0B6B6392" w:rsidR="0B6B6392">
          <w:rPr>
            <w:sz w:val="28"/>
            <w:szCs w:val="28"/>
            <w:lang w:val="en-GB"/>
          </w:rPr>
          <w:t>ode</w:t>
        </w:r>
      </w:ins>
      <w:ins w:author="Gastbenutzer" w:date="2023-10-21T21:07:00Z" w:id="1164">
        <w:r w:rsidRPr="0B6B6392" w:rsidR="0B6B6392">
          <w:rPr>
            <w:sz w:val="28"/>
            <w:szCs w:val="28"/>
            <w:lang w:val="en-GB"/>
          </w:rPr>
          <w:t>lling</w:t>
        </w:r>
      </w:ins>
    </w:p>
    <w:p w:rsidR="52D6B9B8" w:rsidP="47B41FDA" w:rsidRDefault="52D6B9B8" w14:paraId="279F04EC" w14:textId="40718397">
      <w:pPr>
        <w:pStyle w:val="Heading1"/>
        <w:spacing w:after="240"/>
        <w:rPr>
          <w:ins w:author="Gastbenutzer" w:date="2023-10-21T21:10:00Z" w:id="1165"/>
          <w:lang w:val="en-GB"/>
        </w:rPr>
      </w:pPr>
      <w:ins w:author="Gastbenutzer" w:date="2023-10-21T21:10:00Z" w:id="1166">
        <w:r>
          <w:rPr>
            <w:noProof/>
          </w:rPr>
          <w:drawing>
            <wp:inline distT="0" distB="0" distL="0" distR="0" wp14:anchorId="3EBADCB7" wp14:editId="0B8EAEB1">
              <wp:extent cx="4572000" cy="1895475"/>
              <wp:effectExtent l="0" t="0" r="0" b="0"/>
              <wp:docPr id="588246445" name="Grafik 58824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825695"/>
                      <pic:cNvPicPr/>
                    </pic:nvPicPr>
                    <pic:blipFill>
                      <a:blip r:embed="rId36">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ins>
    </w:p>
    <w:p w:rsidR="52D6B9B8" w:rsidP="52D6B9B8" w:rsidRDefault="52D6B9B8" w14:paraId="77262576" w14:textId="24934177">
      <w:pPr>
        <w:pStyle w:val="ListBullet"/>
        <w:numPr>
          <w:ilvl w:val="0"/>
          <w:numId w:val="0"/>
        </w:numPr>
        <w:spacing w:after="240"/>
        <w:rPr>
          <w:ins w:author="Gastbenutzer" w:date="2023-10-21T21:10:00Z" w:id="1167"/>
          <w:sz w:val="20"/>
          <w:szCs w:val="20"/>
          <w:lang w:val="en-GB"/>
        </w:rPr>
      </w:pPr>
      <w:ins w:author="Gastbenutzer" w:date="2023-10-21T21:10:00Z" w:id="1168">
        <w:r w:rsidRPr="52D6B9B8">
          <w:rPr>
            <w:sz w:val="20"/>
            <w:szCs w:val="20"/>
            <w:lang w:val="en-GB"/>
          </w:rPr>
          <w:t>Four different models were calculated for the two zone models. The R^2 and RSME were used as metrics. The models were optimized using Time Series Split and Grid Search CV. Furthermore, a different number of lags was tested.</w:t>
        </w:r>
      </w:ins>
    </w:p>
    <w:p w:rsidR="52D6B9B8" w:rsidP="52D6B9B8" w:rsidRDefault="52D6B9B8" w14:paraId="5148899B" w14:textId="460043FE">
      <w:pPr>
        <w:pStyle w:val="ListBullet"/>
        <w:numPr>
          <w:ilvl w:val="0"/>
          <w:numId w:val="0"/>
        </w:numPr>
        <w:spacing w:after="240"/>
        <w:rPr>
          <w:ins w:author="Gastbenutzer" w:date="2023-10-21T21:10:00Z" w:id="1169"/>
          <w:sz w:val="20"/>
          <w:szCs w:val="20"/>
          <w:lang w:val="en-GB"/>
        </w:rPr>
      </w:pPr>
      <w:ins w:author="Gastbenutzer" w:date="2023-10-21T21:10:00Z" w:id="1170">
        <w:r w:rsidRPr="52D6B9B8">
          <w:rPr>
            <w:sz w:val="20"/>
            <w:szCs w:val="20"/>
            <w:lang w:val="en-GB"/>
          </w:rPr>
          <w:t>The Forecast presented a special challenge. A recursive approach was chosen. The premium amount of the following month is estimated and transferred back to the fitted model.</w:t>
        </w:r>
      </w:ins>
    </w:p>
    <w:p w:rsidR="52D6B9B8" w:rsidP="52D6B9B8" w:rsidRDefault="52D6B9B8" w14:paraId="692B9EAC" w14:textId="7B62E037">
      <w:pPr>
        <w:pStyle w:val="ListBullet"/>
        <w:numPr>
          <w:ilvl w:val="0"/>
          <w:numId w:val="0"/>
        </w:numPr>
        <w:spacing w:after="240"/>
        <w:rPr>
          <w:ins w:author="Gastbenutzer" w:date="2023-10-21T21:10:00Z" w:id="1171"/>
          <w:sz w:val="20"/>
          <w:szCs w:val="20"/>
          <w:lang w:val="en-GB"/>
        </w:rPr>
      </w:pPr>
      <w:ins w:author="Gastbenutzer" w:date="2023-10-21T21:10:00Z" w:id="1172">
        <w:r w:rsidRPr="52D6B9B8">
          <w:rPr>
            <w:sz w:val="20"/>
            <w:szCs w:val="20"/>
            <w:lang w:val="en-GB"/>
          </w:rPr>
          <w:t>Advanced Models were not used.</w:t>
        </w:r>
      </w:ins>
    </w:p>
    <w:p w:rsidR="52D6B9B8" w:rsidP="52D6B9B8" w:rsidRDefault="52D6B9B8" w14:paraId="37073639" w14:textId="348B82A2">
      <w:pPr>
        <w:pStyle w:val="ListBullet"/>
        <w:numPr>
          <w:ilvl w:val="0"/>
          <w:numId w:val="0"/>
        </w:numPr>
        <w:spacing w:after="240"/>
        <w:rPr>
          <w:ins w:author="Gastbenutzer" w:date="2023-10-21T21:10:00Z" w:id="1173"/>
          <w:sz w:val="20"/>
          <w:szCs w:val="20"/>
          <w:lang w:val="en-GB"/>
        </w:rPr>
      </w:pPr>
      <w:ins w:author="Gastbenutzer" w:date="2023-10-21T21:10:00Z" w:id="1174">
        <w:r>
          <w:rPr>
            <w:noProof/>
          </w:rPr>
          <w:drawing>
            <wp:inline distT="0" distB="0" distL="0" distR="0" wp14:anchorId="5443587C" wp14:editId="7BB6CA34">
              <wp:extent cx="4572000" cy="1819275"/>
              <wp:effectExtent l="0" t="0" r="0" b="0"/>
              <wp:docPr id="1617875597" name="Grafik 161787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773227"/>
                      <pic:cNvPicPr/>
                    </pic:nvPicPr>
                    <pic:blipFill>
                      <a:blip r:embed="rId37">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ins>
    </w:p>
    <w:p w:rsidR="52D6B9B8" w:rsidP="52D6B9B8" w:rsidRDefault="52D6B9B8" w14:paraId="20CFBB7E" w14:textId="74CFEA0D">
      <w:pPr>
        <w:pStyle w:val="ListBullet"/>
        <w:numPr>
          <w:ilvl w:val="0"/>
          <w:numId w:val="0"/>
        </w:numPr>
        <w:spacing w:after="240"/>
        <w:rPr>
          <w:ins w:author="Gastbenutzer" w:date="2023-10-21T21:10:00Z" w:id="1175"/>
          <w:sz w:val="20"/>
          <w:szCs w:val="20"/>
          <w:lang w:val="en-GB"/>
        </w:rPr>
      </w:pPr>
      <w:ins w:author="Gastbenutzer" w:date="2023-10-21T21:10:00Z" w:id="1176">
        <w:r w:rsidRPr="52D6B9B8">
          <w:rPr>
            <w:sz w:val="20"/>
            <w:szCs w:val="20"/>
            <w:lang w:val="en-GB"/>
          </w:rPr>
          <w:t xml:space="preserve">Interpretation of the results is difficult. The two zone models produced very different results. The Random Forest Regressor and </w:t>
        </w:r>
        <w:proofErr w:type="spellStart"/>
        <w:r w:rsidRPr="52D6B9B8">
          <w:rPr>
            <w:sz w:val="20"/>
            <w:szCs w:val="20"/>
            <w:lang w:val="en-GB"/>
          </w:rPr>
          <w:t>XGBoost</w:t>
        </w:r>
        <w:proofErr w:type="spellEnd"/>
        <w:r w:rsidRPr="52D6B9B8">
          <w:rPr>
            <w:sz w:val="20"/>
            <w:szCs w:val="20"/>
            <w:lang w:val="en-GB"/>
          </w:rPr>
          <w:t xml:space="preserve"> models were clearly better for the strongly varying courses in the old zone model. For the linear course of the new zone model "</w:t>
        </w:r>
        <w:proofErr w:type="spellStart"/>
        <w:r w:rsidRPr="52D6B9B8">
          <w:rPr>
            <w:sz w:val="20"/>
            <w:szCs w:val="20"/>
            <w:lang w:val="en-GB"/>
          </w:rPr>
          <w:t>noCAN</w:t>
        </w:r>
        <w:proofErr w:type="spellEnd"/>
        <w:r w:rsidRPr="52D6B9B8">
          <w:rPr>
            <w:sz w:val="20"/>
            <w:szCs w:val="20"/>
            <w:lang w:val="en-GB"/>
          </w:rPr>
          <w:t>" the regression models were better. Time series splits also produced strongly varying results, which further complicate the interpretation.</w:t>
        </w:r>
      </w:ins>
    </w:p>
    <w:p w:rsidR="52D6B9B8" w:rsidP="52D6B9B8" w:rsidRDefault="52D6B9B8" w14:paraId="49FE99A7" w14:textId="3277C74B">
      <w:pPr>
        <w:pStyle w:val="ListBullet"/>
        <w:numPr>
          <w:ilvl w:val="0"/>
          <w:numId w:val="0"/>
        </w:numPr>
        <w:spacing w:after="240"/>
        <w:rPr>
          <w:ins w:author="Gastbenutzer" w:date="2023-10-21T21:10:00Z" w:id="1177"/>
          <w:sz w:val="20"/>
          <w:szCs w:val="20"/>
          <w:lang w:val="en-GB"/>
        </w:rPr>
      </w:pPr>
      <w:ins w:author="Gastbenutzer" w:date="2023-10-21T21:10:00Z" w:id="1178">
        <w:r>
          <w:rPr>
            <w:noProof/>
          </w:rPr>
          <w:drawing>
            <wp:inline distT="0" distB="0" distL="0" distR="0" wp14:anchorId="05AABDB2" wp14:editId="7C9E8233">
              <wp:extent cx="4572000" cy="2362200"/>
              <wp:effectExtent l="0" t="0" r="0" b="0"/>
              <wp:docPr id="848016111" name="Grafik 84801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653482"/>
                      <pic:cNvPicPr/>
                    </pic:nvPicPr>
                    <pic:blipFill>
                      <a:blip r:embed="rId38">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ins>
    </w:p>
    <w:p w:rsidR="52D6B9B8" w:rsidP="52D6B9B8" w:rsidRDefault="52D6B9B8" w14:paraId="58C84B96" w14:textId="535DCDB3">
      <w:pPr>
        <w:pStyle w:val="ListBullet"/>
        <w:numPr>
          <w:ilvl w:val="0"/>
          <w:numId w:val="0"/>
        </w:numPr>
        <w:spacing w:after="240"/>
        <w:rPr>
          <w:ins w:author="Gastbenutzer" w:date="2023-10-21T21:10:00Z" w:id="1179"/>
          <w:sz w:val="20"/>
          <w:szCs w:val="20"/>
          <w:lang w:val="en-GB"/>
        </w:rPr>
      </w:pPr>
      <w:ins w:author="Gastbenutzer" w:date="2023-10-21T21:10:00Z" w:id="1180">
        <w:r>
          <w:rPr>
            <w:noProof/>
          </w:rPr>
          <w:drawing>
            <wp:inline distT="0" distB="0" distL="0" distR="0" wp14:anchorId="28688B8A" wp14:editId="3212440F">
              <wp:extent cx="2390775" cy="771525"/>
              <wp:effectExtent l="0" t="0" r="0" b="0"/>
              <wp:docPr id="899738635" name="Grafik 899738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23285"/>
                      <pic:cNvPicPr/>
                    </pic:nvPicPr>
                    <pic:blipFill>
                      <a:blip r:embed="rId39">
                        <a:extLst>
                          <a:ext uri="{28A0092B-C50C-407E-A947-70E740481C1C}">
                            <a14:useLocalDpi xmlns:a14="http://schemas.microsoft.com/office/drawing/2010/main" val="0"/>
                          </a:ext>
                        </a:extLst>
                      </a:blip>
                      <a:stretch>
                        <a:fillRect/>
                      </a:stretch>
                    </pic:blipFill>
                    <pic:spPr>
                      <a:xfrm>
                        <a:off x="0" y="0"/>
                        <a:ext cx="2390775" cy="771525"/>
                      </a:xfrm>
                      <a:prstGeom prst="rect">
                        <a:avLst/>
                      </a:prstGeom>
                    </pic:spPr>
                  </pic:pic>
                </a:graphicData>
              </a:graphic>
            </wp:inline>
          </w:drawing>
        </w:r>
      </w:ins>
    </w:p>
    <w:p w:rsidR="52D6B9B8" w:rsidP="52D6B9B8" w:rsidRDefault="52D6B9B8" w14:paraId="0F387BA3" w14:textId="57F07BC2">
      <w:pPr>
        <w:pStyle w:val="ListBullet"/>
        <w:numPr>
          <w:ilvl w:val="0"/>
          <w:numId w:val="0"/>
        </w:numPr>
        <w:spacing w:after="240"/>
        <w:rPr>
          <w:ins w:author="Gastbenutzer" w:date="2023-10-21T21:10:00Z" w:id="1181"/>
          <w:sz w:val="20"/>
          <w:szCs w:val="20"/>
          <w:lang w:val="en-GB"/>
        </w:rPr>
      </w:pPr>
    </w:p>
    <w:p w:rsidR="52D6B9B8" w:rsidP="52D6B9B8" w:rsidRDefault="52D6B9B8" w14:paraId="33AF1351" w14:textId="51A17107">
      <w:pPr>
        <w:pStyle w:val="ListBullet"/>
        <w:numPr>
          <w:ilvl w:val="0"/>
          <w:numId w:val="0"/>
        </w:numPr>
        <w:spacing w:after="240"/>
        <w:rPr>
          <w:ins w:author="Gastbenutzer" w:date="2023-10-21T21:10:00Z" w:id="1182"/>
          <w:sz w:val="20"/>
          <w:szCs w:val="20"/>
          <w:lang w:val="en-GB"/>
        </w:rPr>
      </w:pPr>
    </w:p>
    <w:p w:rsidR="52D6B9B8" w:rsidP="52D6B9B8" w:rsidRDefault="52D6B9B8" w14:paraId="7E90E554" w14:textId="77777777">
      <w:pPr>
        <w:pStyle w:val="ListBullet"/>
        <w:spacing w:after="240"/>
        <w:rPr>
          <w:ins w:author="Gastbenutzer" w:date="2023-10-21T21:10:00Z" w:id="1183"/>
          <w:sz w:val="20"/>
          <w:szCs w:val="20"/>
          <w:lang w:val="en-GB"/>
        </w:rPr>
      </w:pPr>
      <w:ins w:author="Gastbenutzer" w:date="2023-10-21T21:10:00Z" w:id="1184">
        <w:r w:rsidRPr="52D6B9B8">
          <w:rPr>
            <w:sz w:val="20"/>
            <w:szCs w:val="20"/>
            <w:lang w:val="en-GB"/>
          </w:rPr>
          <w:t>What kind of machine learning problem is your project like? (classification, regression, clustering, etc)</w:t>
        </w:r>
      </w:ins>
    </w:p>
    <w:p w:rsidR="52D6B9B8" w:rsidP="52D6B9B8" w:rsidRDefault="52D6B9B8" w14:paraId="68B58D96" w14:textId="77777777">
      <w:pPr>
        <w:pStyle w:val="ListBullet"/>
        <w:spacing w:after="240"/>
        <w:rPr>
          <w:ins w:author="Gastbenutzer" w:date="2023-10-21T21:10:00Z" w:id="1185"/>
          <w:sz w:val="20"/>
          <w:szCs w:val="20"/>
          <w:lang w:val="en-GB"/>
        </w:rPr>
      </w:pPr>
      <w:ins w:author="Gastbenutzer" w:date="2023-10-21T21:10:00Z" w:id="1186">
        <w:r w:rsidRPr="52D6B9B8">
          <w:rPr>
            <w:sz w:val="20"/>
            <w:szCs w:val="20"/>
            <w:lang w:val="en-GB"/>
          </w:rPr>
          <w:t>What task does your project relate to? (fraud detection, facial recognition, sentiment analysis, etc)?</w:t>
        </w:r>
      </w:ins>
    </w:p>
    <w:p w:rsidR="52D6B9B8" w:rsidP="52D6B9B8" w:rsidRDefault="52D6B9B8" w14:paraId="51B038D2" w14:textId="77777777">
      <w:pPr>
        <w:pStyle w:val="ListBullet"/>
        <w:spacing w:after="240"/>
        <w:rPr>
          <w:ins w:author="Gastbenutzer" w:date="2023-10-21T21:10:00Z" w:id="1187"/>
          <w:sz w:val="20"/>
          <w:szCs w:val="20"/>
          <w:lang w:val="en-GB"/>
        </w:rPr>
      </w:pPr>
      <w:ins w:author="Gastbenutzer" w:date="2023-10-21T21:10:00Z" w:id="1188">
        <w:r w:rsidRPr="52D6B9B8">
          <w:rPr>
            <w:sz w:val="20"/>
            <w:szCs w:val="20"/>
            <w:lang w:val="en-GB"/>
          </w:rPr>
          <w:t>What is the main performance metric used to compare your models? Why this one?</w:t>
        </w:r>
      </w:ins>
    </w:p>
    <w:p w:rsidR="52D6B9B8" w:rsidP="52D6B9B8" w:rsidRDefault="52D6B9B8" w14:paraId="40EA0B50" w14:textId="77777777">
      <w:pPr>
        <w:pStyle w:val="ListBullet"/>
        <w:spacing w:after="240"/>
        <w:rPr>
          <w:ins w:author="Gastbenutzer" w:date="2023-10-21T21:10:00Z" w:id="1189"/>
          <w:sz w:val="20"/>
          <w:szCs w:val="20"/>
          <w:lang w:val="en-GB"/>
        </w:rPr>
      </w:pPr>
      <w:ins w:author="Gastbenutzer" w:date="2023-10-21T21:10:00Z" w:id="1190">
        <w:r w:rsidRPr="52D6B9B8">
          <w:rPr>
            <w:sz w:val="20"/>
            <w:szCs w:val="20"/>
            <w:lang w:val="en-GB"/>
          </w:rPr>
          <w:t>Did you use other qualitative or quantitative performance metrics? If yes, detail it.</w:t>
        </w:r>
      </w:ins>
    </w:p>
    <w:p w:rsidR="52D6B9B8" w:rsidP="52D6B9B8" w:rsidRDefault="52D6B9B8" w14:paraId="400BE5BD" w14:textId="77777777">
      <w:pPr>
        <w:pStyle w:val="Heading2"/>
        <w:rPr>
          <w:ins w:author="Gastbenutzer" w:date="2023-10-21T21:10:00Z" w:id="1191"/>
          <w:sz w:val="22"/>
        </w:rPr>
      </w:pPr>
      <w:ins w:author="Gastbenutzer" w:date="2023-10-21T21:10:00Z" w:id="1192">
        <w:r w:rsidRPr="52D6B9B8">
          <w:rPr>
            <w:sz w:val="22"/>
          </w:rPr>
          <w:t>Model choice and optimization</w:t>
        </w:r>
      </w:ins>
    </w:p>
    <w:p w:rsidR="52D6B9B8" w:rsidP="52D6B9B8" w:rsidRDefault="52D6B9B8" w14:paraId="608F8947" w14:textId="77777777">
      <w:pPr>
        <w:spacing w:after="240"/>
        <w:rPr>
          <w:ins w:author="Gastbenutzer" w:date="2023-10-21T21:10:00Z" w:id="1193"/>
          <w:sz w:val="20"/>
          <w:szCs w:val="20"/>
        </w:rPr>
      </w:pPr>
    </w:p>
    <w:p w:rsidR="52D6B9B8" w:rsidP="52D6B9B8" w:rsidRDefault="52D6B9B8" w14:paraId="58394CCA" w14:textId="77777777">
      <w:pPr>
        <w:pStyle w:val="ListBullet"/>
        <w:spacing w:after="240"/>
        <w:rPr>
          <w:ins w:author="Gastbenutzer" w:date="2023-10-21T21:10:00Z" w:id="1194"/>
          <w:sz w:val="20"/>
          <w:szCs w:val="20"/>
          <w:lang w:val="en-GB"/>
        </w:rPr>
      </w:pPr>
      <w:ins w:author="Gastbenutzer" w:date="2023-10-21T21:10:00Z" w:id="1195">
        <w:r w:rsidRPr="52D6B9B8">
          <w:rPr>
            <w:sz w:val="20"/>
            <w:szCs w:val="20"/>
            <w:lang w:val="en-GB"/>
          </w:rPr>
          <w:t>What algorithms have you tried?</w:t>
        </w:r>
      </w:ins>
    </w:p>
    <w:p w:rsidR="52D6B9B8" w:rsidP="52D6B9B8" w:rsidRDefault="52D6B9B8" w14:paraId="301E3B37" w14:textId="77777777">
      <w:pPr>
        <w:pStyle w:val="ListBullet"/>
        <w:spacing w:after="240"/>
        <w:rPr>
          <w:ins w:author="Gastbenutzer" w:date="2023-10-21T21:10:00Z" w:id="1196"/>
          <w:sz w:val="20"/>
          <w:szCs w:val="20"/>
          <w:lang w:val="en-GB"/>
        </w:rPr>
      </w:pPr>
      <w:ins w:author="Gastbenutzer" w:date="2023-10-21T21:10:00Z" w:id="1197">
        <w:r w:rsidRPr="52D6B9B8">
          <w:rPr>
            <w:sz w:val="20"/>
            <w:szCs w:val="20"/>
            <w:lang w:val="en-GB"/>
          </w:rPr>
          <w:t>Describe which one(s) you selected and why?</w:t>
        </w:r>
      </w:ins>
    </w:p>
    <w:p w:rsidR="52D6B9B8" w:rsidP="52D6B9B8" w:rsidRDefault="52D6B9B8" w14:paraId="1F05E84C" w14:textId="77777777">
      <w:pPr>
        <w:pStyle w:val="ListBullet"/>
        <w:spacing w:after="240"/>
        <w:rPr>
          <w:ins w:author="Gastbenutzer" w:date="2023-10-21T21:10:00Z" w:id="1198"/>
          <w:sz w:val="20"/>
          <w:szCs w:val="20"/>
          <w:lang w:val="en-GB"/>
        </w:rPr>
      </w:pPr>
      <w:ins w:author="Gastbenutzer" w:date="2023-10-21T21:10:00Z" w:id="1199">
        <w:r w:rsidRPr="52D6B9B8">
          <w:rPr>
            <w:sz w:val="20"/>
            <w:szCs w:val="20"/>
            <w:lang w:val="en-GB"/>
          </w:rPr>
          <w:t>Did you use parameter optimization techniques such as Grid Search and Cross Validation?</w:t>
        </w:r>
      </w:ins>
    </w:p>
    <w:p w:rsidR="52D6B9B8" w:rsidP="52D6B9B8" w:rsidRDefault="52D6B9B8" w14:paraId="5CF87B84" w14:textId="77777777">
      <w:pPr>
        <w:pStyle w:val="ListBullet"/>
        <w:rPr>
          <w:ins w:author="Gastbenutzer" w:date="2023-10-21T21:10:00Z" w:id="1200"/>
          <w:sz w:val="20"/>
          <w:szCs w:val="20"/>
          <w:lang w:val="en-GB"/>
        </w:rPr>
      </w:pPr>
      <w:ins w:author="Gastbenutzer" w:date="2023-10-21T21:10:00Z" w:id="1201">
        <w:r w:rsidRPr="52D6B9B8">
          <w:rPr>
            <w:sz w:val="20"/>
            <w:szCs w:val="20"/>
            <w:lang w:val="en-GB"/>
          </w:rPr>
          <w:t>Have you tested advanced models? Bagging, Boosting, Deep Learning… Why?  </w:t>
        </w:r>
      </w:ins>
    </w:p>
    <w:p w:rsidR="52D6B9B8" w:rsidP="52D6B9B8" w:rsidRDefault="52D6B9B8" w14:paraId="051B103F" w14:textId="3995837A">
      <w:pPr>
        <w:pStyle w:val="Heading1"/>
        <w:spacing w:after="240"/>
        <w:rPr>
          <w:ins w:author="Gastbenutzer" w:date="2023-10-21T21:10:00Z" w:id="1202"/>
          <w:sz w:val="28"/>
          <w:szCs w:val="28"/>
          <w:lang w:val="en-GB"/>
        </w:rPr>
      </w:pPr>
    </w:p>
    <w:p w:rsidR="0B6B6392" w:rsidP="52D6B9B8" w:rsidRDefault="52D6B9B8" w14:paraId="1B257CD8" w14:textId="32FB033B">
      <w:pPr>
        <w:rPr>
          <w:ins w:author="Gastbenutzer" w:date="2023-10-21T21:07:00Z" w:id="1203"/>
          <w:rFonts w:asciiTheme="majorHAnsi" w:hAnsiTheme="majorHAnsi" w:eastAsiaTheme="majorEastAsia" w:cstheme="majorBidi"/>
          <w:caps/>
          <w:color w:val="007789" w:themeColor="accent1" w:themeShade="BF"/>
          <w:lang w:val="en-GB"/>
        </w:rPr>
      </w:pPr>
      <w:r w:rsidRPr="52D6B9B8">
        <w:rPr>
          <w:sz w:val="20"/>
          <w:szCs w:val="20"/>
          <w:lang w:val="en-GB"/>
        </w:rPr>
        <w:br w:type="page"/>
      </w:r>
    </w:p>
    <w:p w:rsidR="6614725D" w:rsidP="6614725D" w:rsidRDefault="6AA25519" w14:paraId="371F6D57" w14:textId="0AA9AF6A">
      <w:pPr>
        <w:pStyle w:val="Heading1"/>
        <w:rPr>
          <w:ins w:author="Gastbenutzer" w:date="2023-10-21T21:07:00Z" w:id="1204"/>
          <w:sz w:val="28"/>
          <w:szCs w:val="28"/>
          <w:lang w:val="en-GB"/>
        </w:rPr>
      </w:pPr>
      <w:ins w:author="Gastbenutzer" w:date="2023-10-21T21:08:00Z" w:id="1205">
        <w:r w:rsidRPr="6AA25519">
          <w:rPr>
            <w:lang w:val="en-GB"/>
          </w:rPr>
          <w:t xml:space="preserve">III.2 </w:t>
        </w:r>
      </w:ins>
      <w:ins w:author="Gastbenutzer" w:date="2023-10-21T21:07:00Z" w:id="1206">
        <w:r w:rsidRPr="6AA25519">
          <w:rPr>
            <w:lang w:val="en-GB"/>
          </w:rPr>
          <w:t>Sales</w:t>
        </w:r>
        <w:r w:rsidRPr="6614725D" w:rsidR="6614725D">
          <w:rPr>
            <w:sz w:val="28"/>
            <w:szCs w:val="28"/>
            <w:lang w:val="en-GB"/>
          </w:rPr>
          <w:t xml:space="preserve"> prediction with </w:t>
        </w:r>
      </w:ins>
      <w:ins w:author="Gastbenutzer" w:date="2023-10-21T21:08:00Z" w:id="1207">
        <w:r w:rsidRPr="19550B82" w:rsidR="19550B82">
          <w:rPr>
            <w:sz w:val="28"/>
            <w:szCs w:val="28"/>
            <w:lang w:val="en-GB"/>
          </w:rPr>
          <w:t>Classification</w:t>
        </w:r>
      </w:ins>
      <w:ins w:author="Gastbenutzer" w:date="2023-10-21T21:07:00Z" w:id="1208">
        <w:r w:rsidRPr="6614725D" w:rsidR="6614725D">
          <w:rPr>
            <w:sz w:val="28"/>
            <w:szCs w:val="28"/>
            <w:lang w:val="en-GB"/>
          </w:rPr>
          <w:t xml:space="preserve"> modelling</w:t>
        </w:r>
      </w:ins>
    </w:p>
    <w:p w:rsidR="6614725D" w:rsidP="6614725D" w:rsidRDefault="6614725D" w14:paraId="3254E201" w14:textId="43F967B2">
      <w:pPr>
        <w:rPr>
          <w:ins w:author="Gastbenutzer" w:date="2023-10-21T21:04:00Z" w:id="1209"/>
          <w:sz w:val="28"/>
          <w:szCs w:val="28"/>
          <w:lang w:val="en-GB"/>
        </w:rPr>
      </w:pPr>
    </w:p>
    <w:p w:rsidR="6CDD176D" w:rsidP="13D9F198" w:rsidRDefault="6CDD176D" w14:paraId="6AA6D7A3" w14:textId="4A5621CB">
      <w:pPr>
        <w:keepNext/>
        <w:keepLines/>
        <w:rPr>
          <w:lang w:val="en-GB"/>
          <w:rPrChange w:author="Gastbenutzer" w:date="2023-10-21T21:04:00Z" w:id="1210">
            <w:rPr>
              <w:rFonts w:ascii="Constantia" w:hAnsi="Constantia" w:eastAsia="Constantia" w:cs="Constantia"/>
              <w:color w:val="004F5B"/>
              <w:sz w:val="24"/>
              <w:szCs w:val="24"/>
              <w:lang w:val="en-GB"/>
            </w:rPr>
          </w:rPrChange>
        </w:rPr>
      </w:pPr>
    </w:p>
    <w:p w:rsidR="006F1F83" w:rsidRDefault="006F1F83" w14:paraId="601C685D" w14:textId="0A6ECD57">
      <w:pPr>
        <w:pStyle w:val="Heading1"/>
        <w:rPr>
          <w:ins w:author="Jonathan Leipold - BDAE Gruppe" w:date="2023-10-21T15:54:00Z" w:id="1211"/>
          <w:lang w:val="en-GB"/>
        </w:rPr>
        <w:pPrChange w:author="Jonathan Leipold - BDAE Gruppe" w:date="2023-10-21T15:54:00Z" w:id="1212">
          <w:pPr>
            <w:pStyle w:val="Heading2"/>
          </w:pPr>
        </w:pPrChange>
      </w:pPr>
      <w:bookmarkStart w:name="_Toc148803242" w:id="1213"/>
      <w:bookmarkStart w:name="_Toc780445007" w:id="1214"/>
      <w:ins w:author="Jonathan Leipold - BDAE Gruppe" w:date="2023-10-21T15:53:00Z" w:id="1215">
        <w:r w:rsidRPr="13D9F198">
          <w:rPr>
            <w:lang w:val="en-GB"/>
          </w:rPr>
          <w:t>III.</w:t>
        </w:r>
      </w:ins>
      <w:ins w:author="Jonathan Leipold - BDAE Gruppe" w:date="2023-10-21T15:54:00Z" w:id="1216">
        <w:r w:rsidRPr="13D9F198" w:rsidR="00055E48">
          <w:rPr>
            <w:lang w:val="en-GB"/>
          </w:rPr>
          <w:t xml:space="preserve">2 Churn </w:t>
        </w:r>
      </w:ins>
      <w:ins w:author="Gastbenutzer" w:date="2023-10-21T21:07:00Z" w:id="1217">
        <w:r w:rsidRPr="6763C3EB" w:rsidR="6763C3EB">
          <w:rPr>
            <w:lang w:val="en-GB"/>
          </w:rPr>
          <w:t>p</w:t>
        </w:r>
      </w:ins>
      <w:ins w:author="Jonathan Leipold - BDAE Gruppe" w:date="2023-10-21T15:54:00Z" w:id="1218">
        <w:del w:author="Gastbenutzer" w:date="2023-10-21T21:07:00Z" w:id="1219">
          <w:r w:rsidRPr="13D9F198" w:rsidR="00055E48">
            <w:rPr>
              <w:lang w:val="en-GB"/>
            </w:rPr>
            <w:delText>P</w:delText>
          </w:r>
        </w:del>
        <w:r w:rsidRPr="13D9F198" w:rsidR="00055E48">
          <w:rPr>
            <w:lang w:val="en-GB"/>
          </w:rPr>
          <w:t>rediction modelling</w:t>
        </w:r>
        <w:bookmarkEnd w:id="1213"/>
        <w:bookmarkEnd w:id="1214"/>
      </w:ins>
    </w:p>
    <w:p w:rsidRPr="00055E48" w:rsidR="00055E48" w:rsidDel="00B46CF3" w:rsidRDefault="00055E48" w14:paraId="1AA3BD48" w14:textId="5752EC21">
      <w:pPr>
        <w:pStyle w:val="Heading3"/>
        <w:rPr>
          <w:del w:author="Jonathan Leipold - BDAE Gruppe" w:date="2023-10-21T15:54:00Z" w:id="1220"/>
          <w:lang w:val="en-GB"/>
        </w:rPr>
        <w:pPrChange w:author="Jonathan Leipold - BDAE Gruppe" w:date="2023-10-21T15:54:00Z" w:id="1221">
          <w:pPr/>
        </w:pPrChange>
      </w:pPr>
    </w:p>
    <w:p w:rsidR="00B46CF3" w:rsidP="00F47078" w:rsidRDefault="00B46CF3" w14:paraId="4F66E8AB" w14:textId="77777777">
      <w:pPr>
        <w:pStyle w:val="Heading2"/>
        <w:rPr>
          <w:ins w:author="Jonathan Leipold - BDAE Gruppe" w:date="2023-10-21T15:54:00Z" w:id="1222"/>
          <w:sz w:val="22"/>
          <w:szCs w:val="20"/>
          <w:lang w:val="en-GB"/>
        </w:rPr>
      </w:pPr>
    </w:p>
    <w:p w:rsidRPr="006F1F83" w:rsidR="00F97EEB" w:rsidDel="00F47078" w:rsidRDefault="00B46CF3" w14:paraId="4B6C5259" w14:textId="34CD8893">
      <w:pPr>
        <w:pStyle w:val="Heading2"/>
        <w:rPr>
          <w:del w:author="Jonathan Leipold - BDAE Gruppe" w:date="2023-10-21T13:13:00Z" w:id="1223"/>
          <w:b/>
          <w:bCs/>
          <w:color w:val="000000"/>
          <w:lang w:val="en-GB"/>
          <w:rPrChange w:author="Jonathan Leipold - BDAE Gruppe" w:date="2023-10-21T15:53:00Z" w:id="1224">
            <w:rPr>
              <w:del w:author="Jonathan Leipold - BDAE Gruppe" w:date="2023-10-21T13:13:00Z" w:id="1225"/>
              <w:b/>
              <w:bCs/>
              <w:color w:val="000000"/>
            </w:rPr>
          </w:rPrChange>
        </w:rPr>
      </w:pPr>
      <w:bookmarkStart w:name="_Toc148803243" w:id="1226"/>
      <w:bookmarkStart w:name="_Toc1337747173" w:id="1227"/>
      <w:ins w:author="Jonathan Leipold - BDAE Gruppe" w:date="2023-10-21T15:55:00Z" w:id="1228">
        <w:r>
          <w:rPr>
            <w:lang w:val="en-GB"/>
          </w:rPr>
          <w:t xml:space="preserve">III.2.1 </w:t>
        </w:r>
      </w:ins>
      <w:r w:rsidRPr="730C1CC7" w:rsidR="00F97EEB">
        <w:rPr>
          <w:caps w:val="0"/>
          <w:lang w:val="en-GB"/>
          <w:rPrChange w:author="Jonathan Leipold - BDAE Gruppe" w:date="2023-10-21T15:53:00Z" w:id="1229">
            <w:rPr>
              <w:caps w:val="0"/>
            </w:rPr>
          </w:rPrChange>
        </w:rPr>
        <w:t>Classification of the problem</w:t>
      </w:r>
      <w:bookmarkEnd w:id="1226"/>
      <w:bookmarkEnd w:id="1227"/>
      <w:r w:rsidRPr="730C1CC7" w:rsidR="00F97EEB">
        <w:rPr>
          <w:b/>
          <w:caps w:val="0"/>
          <w:color w:val="000000" w:themeColor="text1"/>
          <w:lang w:val="en-GB"/>
          <w:rPrChange w:author="Jonathan Leipold - BDAE Gruppe" w:date="2023-10-21T15:53:00Z" w:id="1230">
            <w:rPr>
              <w:b/>
              <w:bCs/>
              <w:caps w:val="0"/>
              <w:color w:val="000000"/>
            </w:rPr>
          </w:rPrChange>
        </w:rPr>
        <w:t> </w:t>
      </w:r>
    </w:p>
    <w:p w:rsidRPr="006F1F83" w:rsidR="00F97EEB" w:rsidRDefault="00F97EEB" w14:paraId="159FF5D4" w14:textId="77777777">
      <w:pPr>
        <w:pStyle w:val="Heading2"/>
        <w:rPr>
          <w:lang w:val="en-GB"/>
          <w:rPrChange w:author="Jonathan Leipold - BDAE Gruppe" w:date="2023-10-21T15:53:00Z" w:id="1231">
            <w:rPr/>
          </w:rPrChange>
        </w:rPr>
        <w:pPrChange w:author="Jonathan Leipold - BDAE Gruppe" w:date="2023-10-21T15:54:00Z" w:id="1232">
          <w:pPr/>
        </w:pPrChange>
      </w:pPr>
    </w:p>
    <w:p w:rsidRPr="00F47078" w:rsidR="00F97EEB" w:rsidP="00F97EEB" w:rsidRDefault="00F97EEB" w14:paraId="34A68328" w14:textId="77777777">
      <w:pPr>
        <w:pStyle w:val="ListBullet"/>
        <w:rPr>
          <w:color w:val="1AB39F" w:themeColor="accent6"/>
          <w:sz w:val="20"/>
          <w:szCs w:val="20"/>
          <w:lang w:val="en-GB"/>
          <w:rPrChange w:author="Jonathan Leipold - BDAE Gruppe" w:date="2023-10-21T13:13:00Z" w:id="1233">
            <w:rPr>
              <w:lang w:val="en-GB"/>
            </w:rPr>
          </w:rPrChange>
        </w:rPr>
      </w:pPr>
      <w:r w:rsidRPr="00F47078">
        <w:rPr>
          <w:color w:val="1AB39F" w:themeColor="accent6"/>
          <w:sz w:val="20"/>
          <w:szCs w:val="20"/>
          <w:lang w:val="en-GB"/>
          <w:rPrChange w:author="Jonathan Leipold - BDAE Gruppe" w:date="2023-10-21T13:13:00Z" w:id="1234">
            <w:rPr>
              <w:lang w:val="en-GB"/>
            </w:rPr>
          </w:rPrChange>
        </w:rPr>
        <w:t>What kind of machine learning problem is your project like? (classification, regression, clustering, etc)</w:t>
      </w:r>
    </w:p>
    <w:p w:rsidRPr="00F47078" w:rsidR="00F97EEB" w:rsidP="00F97EEB" w:rsidRDefault="00F97EEB" w14:paraId="730277C2" w14:textId="77777777">
      <w:pPr>
        <w:pStyle w:val="ListBullet"/>
        <w:rPr>
          <w:color w:val="1AB39F" w:themeColor="accent6"/>
          <w:sz w:val="20"/>
          <w:szCs w:val="20"/>
          <w:lang w:val="en-GB"/>
          <w:rPrChange w:author="Jonathan Leipold - BDAE Gruppe" w:date="2023-10-21T13:13:00Z" w:id="1235">
            <w:rPr>
              <w:lang w:val="en-GB"/>
            </w:rPr>
          </w:rPrChange>
        </w:rPr>
      </w:pPr>
      <w:r w:rsidRPr="00F47078">
        <w:rPr>
          <w:color w:val="1AB39F" w:themeColor="accent6"/>
          <w:sz w:val="20"/>
          <w:szCs w:val="20"/>
          <w:lang w:val="en-GB"/>
          <w:rPrChange w:author="Jonathan Leipold - BDAE Gruppe" w:date="2023-10-21T13:13:00Z" w:id="1236">
            <w:rPr>
              <w:lang w:val="en-GB"/>
            </w:rPr>
          </w:rPrChange>
        </w:rPr>
        <w:t>What task does your project relate to? (fraud detection, facial recognition, sentiment analysis, etc)?</w:t>
      </w:r>
    </w:p>
    <w:p w:rsidRPr="00F47078" w:rsidR="00F97EEB" w:rsidP="00F97EEB" w:rsidRDefault="00F97EEB" w14:paraId="40B952B3" w14:textId="77777777">
      <w:pPr>
        <w:pStyle w:val="ListBullet"/>
        <w:rPr>
          <w:color w:val="1AB39F" w:themeColor="accent6"/>
          <w:sz w:val="20"/>
          <w:szCs w:val="20"/>
          <w:lang w:val="en-GB"/>
          <w:rPrChange w:author="Jonathan Leipold - BDAE Gruppe" w:date="2023-10-21T13:13:00Z" w:id="1237">
            <w:rPr>
              <w:lang w:val="en-GB"/>
            </w:rPr>
          </w:rPrChange>
        </w:rPr>
      </w:pPr>
      <w:r w:rsidRPr="00F47078">
        <w:rPr>
          <w:color w:val="1AB39F" w:themeColor="accent6"/>
          <w:sz w:val="20"/>
          <w:szCs w:val="20"/>
          <w:lang w:val="en-GB"/>
          <w:rPrChange w:author="Jonathan Leipold - BDAE Gruppe" w:date="2023-10-21T13:13:00Z" w:id="1238">
            <w:rPr>
              <w:lang w:val="en-GB"/>
            </w:rPr>
          </w:rPrChange>
        </w:rPr>
        <w:t>What is the main performance metric used to compare your models? Why this one?</w:t>
      </w:r>
    </w:p>
    <w:p w:rsidRPr="00F47078" w:rsidR="00F97EEB" w:rsidP="00F97EEB" w:rsidRDefault="00F97EEB" w14:paraId="20A6755F" w14:textId="77777777">
      <w:pPr>
        <w:pStyle w:val="ListBullet"/>
        <w:rPr>
          <w:ins w:author="Jonathan Leipold - BDAE Gruppe" w:date="2023-10-21T13:13:00Z" w:id="1239"/>
          <w:color w:val="1AB39F" w:themeColor="accent6"/>
          <w:sz w:val="20"/>
          <w:szCs w:val="20"/>
          <w:lang w:val="en-GB"/>
          <w:rPrChange w:author="Jonathan Leipold - BDAE Gruppe" w:date="2023-10-21T13:13:00Z" w:id="1240">
            <w:rPr>
              <w:ins w:author="Jonathan Leipold - BDAE Gruppe" w:date="2023-10-21T13:13:00Z" w:id="1241"/>
              <w:sz w:val="20"/>
              <w:szCs w:val="20"/>
              <w:lang w:val="en-GB"/>
            </w:rPr>
          </w:rPrChange>
        </w:rPr>
      </w:pPr>
      <w:r w:rsidRPr="00F47078">
        <w:rPr>
          <w:color w:val="1AB39F" w:themeColor="accent6"/>
          <w:sz w:val="20"/>
          <w:szCs w:val="20"/>
          <w:lang w:val="en-GB"/>
          <w:rPrChange w:author="Jonathan Leipold - BDAE Gruppe" w:date="2023-10-21T13:13:00Z" w:id="1242">
            <w:rPr>
              <w:lang w:val="en-GB"/>
            </w:rPr>
          </w:rPrChange>
        </w:rPr>
        <w:t>Did you use other qualitative or quantitative performance metrics? If yes, detail it.</w:t>
      </w:r>
    </w:p>
    <w:p w:rsidR="00A37A44" w:rsidP="00A37A44" w:rsidRDefault="00A37A44" w14:paraId="703A1D3B" w14:textId="77777777">
      <w:pPr>
        <w:pStyle w:val="ListBullet"/>
        <w:numPr>
          <w:ilvl w:val="0"/>
          <w:numId w:val="0"/>
        </w:numPr>
        <w:rPr>
          <w:ins w:author="Jonathan Leipold - BDAE Gruppe" w:date="2023-10-21T18:42:00Z" w:id="1243"/>
          <w:lang w:val="en-GB"/>
        </w:rPr>
      </w:pPr>
    </w:p>
    <w:p w:rsidR="001D2E37" w:rsidRDefault="003D3AE8" w14:paraId="02013330" w14:textId="167B7D1A">
      <w:pPr>
        <w:rPr>
          <w:ins w:author="Jonathan Leipold - BDAE Gruppe" w:date="2023-10-21T18:42:00Z" w:id="1244"/>
          <w:lang w:val="en-GB"/>
        </w:rPr>
        <w:pPrChange w:author="Jonathan Leipold - BDAE Gruppe" w:date="2023-10-22T01:01:00Z" w:id="1245">
          <w:pPr>
            <w:pStyle w:val="ListBullet"/>
            <w:numPr>
              <w:numId w:val="0"/>
            </w:numPr>
            <w:tabs>
              <w:tab w:val="clear" w:pos="360"/>
            </w:tabs>
            <w:ind w:left="0" w:firstLine="0"/>
          </w:pPr>
        </w:pPrChange>
      </w:pPr>
      <w:ins w:author="Jonathan Leipold - BDAE Gruppe" w:date="2023-10-21T15:55:00Z" w:id="1246">
        <w:r w:rsidRPr="006A21C3">
          <w:rPr>
            <w:lang w:val="en-GB"/>
            <w:rPrChange w:author="Jonathan Leipold - BDAE Gruppe" w:date="2023-10-21T18:34:00Z" w:id="1247">
              <w:rPr>
                <w:sz w:val="20"/>
                <w:szCs w:val="20"/>
                <w:lang w:val="en-GB"/>
              </w:rPr>
            </w:rPrChange>
          </w:rPr>
          <w:t xml:space="preserve">Churn prediction is </w:t>
        </w:r>
      </w:ins>
      <w:ins w:author="Jonathan Leipold - BDAE Gruppe" w:date="2023-10-22T00:52:00Z" w:id="1248">
        <w:r w:rsidR="00235170">
          <w:rPr>
            <w:lang w:val="en-GB"/>
          </w:rPr>
          <w:t>a b</w:t>
        </w:r>
      </w:ins>
      <w:ins w:author="Jonathan Leipold - BDAE Gruppe" w:date="2023-10-22T00:51:00Z" w:id="1249">
        <w:r w:rsidRPr="004335F7" w:rsidR="004335F7">
          <w:rPr>
            <w:lang w:val="en-GB"/>
            <w:rPrChange w:author="Jonathan Leipold - BDAE Gruppe" w:date="2023-10-22T00:51:00Z" w:id="1250">
              <w:rPr/>
            </w:rPrChange>
          </w:rPr>
          <w:t xml:space="preserve">inary </w:t>
        </w:r>
      </w:ins>
      <w:ins w:author="Jonathan Leipold - BDAE Gruppe" w:date="2023-10-22T00:52:00Z" w:id="1251">
        <w:r w:rsidR="00235170">
          <w:rPr>
            <w:lang w:val="en-GB"/>
          </w:rPr>
          <w:t>c</w:t>
        </w:r>
      </w:ins>
      <w:ins w:author="Jonathan Leipold - BDAE Gruppe" w:date="2023-10-21T15:55:00Z" w:id="1252">
        <w:r w:rsidRPr="006A21C3" w:rsidR="0003428F">
          <w:rPr>
            <w:lang w:val="en-GB"/>
            <w:rPrChange w:author="Jonathan Leipold - BDAE Gruppe" w:date="2023-10-21T18:34:00Z" w:id="1253">
              <w:rPr>
                <w:sz w:val="20"/>
                <w:szCs w:val="20"/>
                <w:lang w:val="en-GB"/>
              </w:rPr>
            </w:rPrChange>
          </w:rPr>
          <w:t>lassification problem.</w:t>
        </w:r>
      </w:ins>
      <w:ins w:author="Jonathan Leipold - BDAE Gruppe" w:date="2023-10-22T00:51:00Z" w:id="1254">
        <w:r w:rsidR="00322C80">
          <w:rPr>
            <w:lang w:val="en-GB"/>
          </w:rPr>
          <w:t xml:space="preserve"> </w:t>
        </w:r>
        <w:r w:rsidRPr="00783899" w:rsidR="00322C80">
          <w:rPr>
            <w:lang w:val="en-GB"/>
          </w:rPr>
          <w:t xml:space="preserve">Supervised </w:t>
        </w:r>
        <w:r w:rsidR="00235170">
          <w:rPr>
            <w:lang w:val="en-GB"/>
          </w:rPr>
          <w:t>l</w:t>
        </w:r>
        <w:r w:rsidRPr="00783899" w:rsidR="00322C80">
          <w:rPr>
            <w:lang w:val="en-GB"/>
          </w:rPr>
          <w:t>earning method</w:t>
        </w:r>
        <w:r w:rsidR="00322C80">
          <w:rPr>
            <w:lang w:val="en-GB"/>
          </w:rPr>
          <w:t xml:space="preserve">s </w:t>
        </w:r>
      </w:ins>
      <w:ins w:author="Jonathan Leipold - BDAE Gruppe" w:date="2023-10-22T00:52:00Z" w:id="1255">
        <w:r w:rsidR="00235170">
          <w:rPr>
            <w:lang w:val="en-GB"/>
          </w:rPr>
          <w:t>where chose to make predictions.</w:t>
        </w:r>
      </w:ins>
      <w:ins w:author="Jonathan Leipold - BDAE Gruppe" w:date="2023-10-22T00:51:00Z" w:id="1256">
        <w:r w:rsidRPr="00783899" w:rsidR="00322C80">
          <w:rPr>
            <w:lang w:val="en-GB"/>
          </w:rPr>
          <w:t xml:space="preserve"> </w:t>
        </w:r>
      </w:ins>
      <w:ins w:author="Jonathan Leipold - BDAE Gruppe" w:date="2023-10-21T15:55:00Z" w:id="1257">
        <w:r w:rsidRPr="006A21C3" w:rsidR="0003428F">
          <w:rPr>
            <w:lang w:val="en-GB"/>
            <w:rPrChange w:author="Jonathan Leipold - BDAE Gruppe" w:date="2023-10-21T18:34:00Z" w:id="1258">
              <w:rPr>
                <w:sz w:val="20"/>
                <w:szCs w:val="20"/>
                <w:lang w:val="en-GB"/>
              </w:rPr>
            </w:rPrChange>
          </w:rPr>
          <w:t xml:space="preserve">The main goal </w:t>
        </w:r>
      </w:ins>
      <w:ins w:author="Jonathan Leipold - BDAE Gruppe" w:date="2023-10-21T18:41:00Z" w:id="1259">
        <w:r w:rsidR="001D2E37">
          <w:rPr>
            <w:lang w:val="en-GB"/>
          </w:rPr>
          <w:t xml:space="preserve">initially was to </w:t>
        </w:r>
        <w:r w:rsidR="003A1EE8">
          <w:rPr>
            <w:lang w:val="en-GB"/>
          </w:rPr>
          <w:t>predict (the probability</w:t>
        </w:r>
        <w:r w:rsidR="00552AB9">
          <w:rPr>
            <w:lang w:val="en-GB"/>
          </w:rPr>
          <w:t xml:space="preserve">) </w:t>
        </w:r>
        <w:r w:rsidR="00FA6AA4">
          <w:rPr>
            <w:lang w:val="en-GB"/>
          </w:rPr>
          <w:t xml:space="preserve">if a currently active contract will </w:t>
        </w:r>
        <w:r w:rsidR="004A17B1">
          <w:rPr>
            <w:lang w:val="en-GB"/>
          </w:rPr>
          <w:t xml:space="preserve">be terminated by the customer </w:t>
        </w:r>
      </w:ins>
      <w:ins w:author="Jonathan Leipold - BDAE Gruppe" w:date="2023-10-21T18:42:00Z" w:id="1260">
        <w:r w:rsidR="001A7CD2">
          <w:rPr>
            <w:lang w:val="en-GB"/>
          </w:rPr>
          <w:t>soon</w:t>
        </w:r>
        <w:r w:rsidR="004A17B1">
          <w:rPr>
            <w:lang w:val="en-GB"/>
          </w:rPr>
          <w:t>.</w:t>
        </w:r>
      </w:ins>
      <w:ins w:author="Jonathan Leipold - BDAE Gruppe" w:date="2023-10-22T00:59:00Z" w:id="1261">
        <w:r w:rsidR="00C21EF7">
          <w:rPr>
            <w:lang w:val="en-GB"/>
          </w:rPr>
          <w:t xml:space="preserve"> F</w:t>
        </w:r>
      </w:ins>
      <w:ins w:author="Jonathan Leipold - BDAE Gruppe" w:date="2023-10-22T01:00:00Z" w:id="1262">
        <w:r w:rsidR="00C21EF7">
          <w:rPr>
            <w:lang w:val="en-GB"/>
          </w:rPr>
          <w:t xml:space="preserve">rom a business perspective </w:t>
        </w:r>
        <w:r w:rsidR="00EE370B">
          <w:rPr>
            <w:lang w:val="en-GB"/>
          </w:rPr>
          <w:t xml:space="preserve">this would mean to recognize contracts with a risk to </w:t>
        </w:r>
        <w:r w:rsidR="00FB6428">
          <w:rPr>
            <w:lang w:val="en-GB"/>
          </w:rPr>
          <w:t xml:space="preserve">be terminated </w:t>
        </w:r>
      </w:ins>
      <w:ins w:author="Jonathan Leipold - BDAE Gruppe" w:date="2023-10-22T01:01:00Z" w:id="1263">
        <w:r w:rsidRPr="002A5959" w:rsidR="002A5959">
          <w:rPr>
            <w:lang w:val="en-GB"/>
          </w:rPr>
          <w:t xml:space="preserve">in order to be able to counteract this in time and minimise the </w:t>
        </w:r>
        <w:r w:rsidR="002A5959">
          <w:rPr>
            <w:lang w:val="en-GB"/>
          </w:rPr>
          <w:t>termination</w:t>
        </w:r>
        <w:r w:rsidRPr="002A5959" w:rsidR="002A5959">
          <w:rPr>
            <w:lang w:val="en-GB"/>
          </w:rPr>
          <w:t xml:space="preserve"> rates.</w:t>
        </w:r>
      </w:ins>
    </w:p>
    <w:p w:rsidR="00F47078" w:rsidP="00826489" w:rsidRDefault="004D1A6F" w14:paraId="439E4AD9" w14:textId="0CA54A22">
      <w:pPr>
        <w:rPr>
          <w:ins w:author="Jonathan Leipold - BDAE Gruppe" w:date="2023-10-22T00:48:00Z" w:id="1264"/>
          <w:lang w:val="en-GB"/>
        </w:rPr>
      </w:pPr>
      <w:ins w:author="Jonathan Leipold - BDAE Gruppe" w:date="2023-10-22T00:46:00Z" w:id="1265">
        <w:r w:rsidRPr="004D1A6F">
          <w:rPr>
            <w:lang w:val="en-GB"/>
            <w:rPrChange w:author="Jonathan Leipold - BDAE Gruppe" w:date="2023-10-22T00:46:00Z" w:id="1266">
              <w:rPr/>
            </w:rPrChange>
          </w:rPr>
          <w:t xml:space="preserve">Over time, it became apparent that it was difficult to define such a target variable with a temporal component for the historical data. Instead, it was decided to use the existing variable to predict whether a contract </w:t>
        </w:r>
      </w:ins>
      <w:ins w:author="Jonathan Leipold - BDAE Gruppe" w:date="2023-10-22T00:56:00Z" w:id="1267">
        <w:r w:rsidR="00A872B9">
          <w:rPr>
            <w:u w:val="single"/>
            <w:lang w:val="en-GB"/>
          </w:rPr>
          <w:t>got</w:t>
        </w:r>
      </w:ins>
      <w:ins w:author="Jonathan Leipold - BDAE Gruppe" w:date="2023-10-22T00:46:00Z" w:id="1268">
        <w:r w:rsidRPr="004D1A6F">
          <w:rPr>
            <w:lang w:val="en-GB"/>
            <w:rPrChange w:author="Jonathan Leipold - BDAE Gruppe" w:date="2023-10-22T00:46:00Z" w:id="1269">
              <w:rPr/>
            </w:rPrChange>
          </w:rPr>
          <w:t xml:space="preserve"> terminated by the client or not, based on the features.</w:t>
        </w:r>
      </w:ins>
      <w:ins w:author="Jonathan Leipold - BDAE Gruppe" w:date="2023-10-22T01:32:00Z" w:id="1270">
        <w:r w:rsidR="00690966">
          <w:rPr>
            <w:lang w:val="en-GB"/>
          </w:rPr>
          <w:t xml:space="preserve"> </w:t>
        </w:r>
      </w:ins>
      <w:ins w:author="Jonathan Leipold - BDAE Gruppe" w:date="2023-10-22T01:33:00Z" w:id="1271">
        <w:r w:rsidR="00690966">
          <w:rPr>
            <w:lang w:val="en-GB"/>
          </w:rPr>
          <w:t xml:space="preserve">Combined with highlighting </w:t>
        </w:r>
        <w:r w:rsidR="005137D0">
          <w:rPr>
            <w:lang w:val="en-GB"/>
          </w:rPr>
          <w:t>main global and individual features leading to a positive prediction</w:t>
        </w:r>
      </w:ins>
      <w:ins w:author="Jonathan Leipold - BDAE Gruppe" w:date="2023-10-22T01:34:00Z" w:id="1272">
        <w:r w:rsidR="00E849C2">
          <w:rPr>
            <w:lang w:val="en-GB"/>
          </w:rPr>
          <w:t xml:space="preserve"> with the help of Shap</w:t>
        </w:r>
      </w:ins>
      <w:ins w:author="Jonathan Leipold - BDAE Gruppe" w:date="2023-10-22T01:33:00Z" w:id="1273">
        <w:r w:rsidR="005137D0">
          <w:rPr>
            <w:lang w:val="en-GB"/>
          </w:rPr>
          <w:t xml:space="preserve">, this can still create insights in </w:t>
        </w:r>
        <w:r w:rsidR="0003232B">
          <w:rPr>
            <w:lang w:val="en-GB"/>
          </w:rPr>
          <w:t xml:space="preserve">detecting active contracts with a higher risk to </w:t>
        </w:r>
      </w:ins>
      <w:ins w:author="Jonathan Leipold - BDAE Gruppe" w:date="2023-10-22T01:34:00Z" w:id="1274">
        <w:r w:rsidR="0003232B">
          <w:rPr>
            <w:lang w:val="en-GB"/>
          </w:rPr>
          <w:t>be terminated.</w:t>
        </w:r>
      </w:ins>
    </w:p>
    <w:p w:rsidRPr="006A21C3" w:rsidR="007A6A20" w:rsidRDefault="007A6A20" w14:paraId="2AB828F1" w14:textId="6BCDD81F">
      <w:pPr>
        <w:rPr>
          <w:ins w:author="Jonathan Leipold - BDAE Gruppe" w:date="2023-10-21T16:00:00Z" w:id="1275"/>
          <w:lang w:val="en-GB"/>
          <w:rPrChange w:author="Jonathan Leipold - BDAE Gruppe" w:date="2023-10-21T18:34:00Z" w:id="1276">
            <w:rPr>
              <w:ins w:author="Jonathan Leipold - BDAE Gruppe" w:date="2023-10-21T16:00:00Z" w:id="1277"/>
              <w:sz w:val="20"/>
              <w:szCs w:val="20"/>
              <w:lang w:val="en-GB"/>
            </w:rPr>
          </w:rPrChange>
        </w:rPr>
        <w:pPrChange w:author="Jonathan Leipold - BDAE Gruppe" w:date="2023-10-22T00:47:00Z" w:id="1278">
          <w:pPr>
            <w:pStyle w:val="ListBullet"/>
            <w:numPr>
              <w:numId w:val="0"/>
            </w:numPr>
            <w:tabs>
              <w:tab w:val="clear" w:pos="360"/>
            </w:tabs>
            <w:ind w:left="0" w:firstLine="0"/>
          </w:pPr>
        </w:pPrChange>
      </w:pPr>
      <w:ins w:author="Jonathan Leipold - BDAE Gruppe" w:date="2023-10-22T00:48:00Z" w:id="1279">
        <w:r>
          <w:rPr>
            <w:lang w:val="en-GB"/>
          </w:rPr>
          <w:t xml:space="preserve">The </w:t>
        </w:r>
        <w:r w:rsidR="0059089B">
          <w:rPr>
            <w:lang w:val="en-GB"/>
          </w:rPr>
          <w:t>Outcomes of Modelling can be visualized by a Confusion Matrix:</w:t>
        </w:r>
      </w:ins>
    </w:p>
    <w:tbl>
      <w:tblPr>
        <w:tblStyle w:val="TableGrid"/>
        <w:tblW w:w="8364" w:type="dxa"/>
        <w:jc w:val="center"/>
        <w:tblLayout w:type="fixed"/>
        <w:tblCellMar>
          <w:bottom w:w="142" w:type="dxa"/>
        </w:tblCellMar>
        <w:tblLook w:val="04A0" w:firstRow="1" w:lastRow="0" w:firstColumn="1" w:lastColumn="0" w:noHBand="0" w:noVBand="1"/>
        <w:tblPrChange w:author="Jonathan Leipold - BDAE Gruppe" w:date="2023-10-21T18:36:00Z" w:id="1280">
          <w:tblPr>
            <w:tblStyle w:val="TableGrid"/>
            <w:tblW w:w="8364" w:type="dxa"/>
            <w:jc w:val="center"/>
            <w:tblLayout w:type="fixed"/>
            <w:tblLook w:val="04A0" w:firstRow="1" w:lastRow="0" w:firstColumn="1" w:lastColumn="0" w:noHBand="0" w:noVBand="1"/>
          </w:tblPr>
        </w:tblPrChange>
      </w:tblPr>
      <w:tblGrid>
        <w:gridCol w:w="709"/>
        <w:gridCol w:w="1701"/>
        <w:gridCol w:w="2977"/>
        <w:gridCol w:w="2977"/>
        <w:tblGridChange w:id="1281">
          <w:tblGrid>
            <w:gridCol w:w="709"/>
            <w:gridCol w:w="1559"/>
            <w:gridCol w:w="142"/>
            <w:gridCol w:w="2906"/>
            <w:gridCol w:w="952"/>
            <w:gridCol w:w="1954"/>
            <w:gridCol w:w="79"/>
            <w:gridCol w:w="63"/>
          </w:tblGrid>
        </w:tblGridChange>
      </w:tblGrid>
      <w:tr w:rsidR="00A302B2" w:rsidTr="000726B6" w14:paraId="343BFEC0" w14:textId="77777777">
        <w:trPr>
          <w:trHeight w:val="555"/>
          <w:jc w:val="center"/>
          <w:ins w:author="Jonathan Leipold - BDAE Gruppe" w:date="2023-10-21T18:29:00Z" w:id="1282"/>
          <w:trPrChange w:author="Jonathan Leipold - BDAE Gruppe" w:date="2023-10-21T18:36:00Z" w:id="1283">
            <w:trPr>
              <w:trHeight w:val="555"/>
              <w:jc w:val="center"/>
            </w:trPr>
          </w:trPrChange>
        </w:trPr>
        <w:tc>
          <w:tcPr>
            <w:tcW w:w="2410" w:type="dxa"/>
            <w:gridSpan w:val="2"/>
            <w:vMerge w:val="restart"/>
            <w:tcBorders>
              <w:top w:val="nil"/>
              <w:left w:val="nil"/>
            </w:tcBorders>
            <w:vAlign w:val="center"/>
            <w:tcPrChange w:author="Jonathan Leipold - BDAE Gruppe" w:date="2023-10-21T18:36:00Z" w:id="1284">
              <w:tcPr>
                <w:tcW w:w="2410" w:type="dxa"/>
                <w:gridSpan w:val="3"/>
                <w:vMerge w:val="restart"/>
                <w:tcBorders>
                  <w:top w:val="nil"/>
                  <w:left w:val="nil"/>
                </w:tcBorders>
                <w:vAlign w:val="center"/>
              </w:tcPr>
            </w:tcPrChange>
          </w:tcPr>
          <w:p w:rsidR="00D301D3" w:rsidP="00CD0963" w:rsidRDefault="00D301D3" w14:paraId="634A0FCA" w14:textId="77777777">
            <w:pPr>
              <w:jc w:val="center"/>
              <w:rPr>
                <w:ins w:author="Jonathan Leipold - BDAE Gruppe" w:date="2023-10-21T18:29:00Z" w:id="1285"/>
                <w:sz w:val="20"/>
                <w:szCs w:val="20"/>
                <w:lang w:val="en-GB"/>
              </w:rPr>
            </w:pPr>
          </w:p>
        </w:tc>
        <w:tc>
          <w:tcPr>
            <w:tcW w:w="5954" w:type="dxa"/>
            <w:gridSpan w:val="2"/>
            <w:vAlign w:val="center"/>
            <w:tcPrChange w:author="Jonathan Leipold - BDAE Gruppe" w:date="2023-10-21T18:36:00Z" w:id="1286">
              <w:tcPr>
                <w:tcW w:w="5954" w:type="dxa"/>
                <w:gridSpan w:val="5"/>
                <w:vAlign w:val="center"/>
              </w:tcPr>
            </w:tcPrChange>
          </w:tcPr>
          <w:p w:rsidRPr="005C4274" w:rsidR="00D301D3" w:rsidP="00CD0963" w:rsidRDefault="00D301D3" w14:paraId="2B4C96A5" w14:textId="77777777">
            <w:pPr>
              <w:jc w:val="center"/>
              <w:rPr>
                <w:ins w:author="Jonathan Leipold - BDAE Gruppe" w:date="2023-10-21T18:29:00Z" w:id="1287"/>
                <w:b/>
                <w:bCs/>
                <w:sz w:val="20"/>
                <w:szCs w:val="20"/>
                <w:lang w:val="en-GB"/>
                <w:rPrChange w:author="Jonathan Leipold - BDAE Gruppe" w:date="2023-10-21T18:33:00Z" w:id="1288">
                  <w:rPr>
                    <w:ins w:author="Jonathan Leipold - BDAE Gruppe" w:date="2023-10-21T18:29:00Z" w:id="1289"/>
                    <w:sz w:val="20"/>
                    <w:szCs w:val="20"/>
                    <w:lang w:val="en-GB"/>
                  </w:rPr>
                </w:rPrChange>
              </w:rPr>
            </w:pPr>
            <w:ins w:author="Jonathan Leipold - BDAE Gruppe" w:date="2023-10-21T18:29:00Z" w:id="1290">
              <w:r w:rsidRPr="005C4274">
                <w:rPr>
                  <w:b/>
                  <w:bCs/>
                  <w:sz w:val="20"/>
                  <w:szCs w:val="20"/>
                  <w:lang w:val="en-GB"/>
                  <w:rPrChange w:author="Jonathan Leipold - BDAE Gruppe" w:date="2023-10-21T18:33:00Z" w:id="1291">
                    <w:rPr>
                      <w:sz w:val="20"/>
                      <w:szCs w:val="20"/>
                      <w:lang w:val="en-GB"/>
                    </w:rPr>
                  </w:rPrChange>
                </w:rPr>
                <w:t>PREDICTED</w:t>
              </w:r>
            </w:ins>
          </w:p>
        </w:tc>
      </w:tr>
      <w:tr w:rsidR="005C4274" w:rsidTr="000726B6" w14:paraId="39F37B33" w14:textId="77777777">
        <w:tblPrEx>
          <w:tblPrExChange w:author="Jonathan Leipold - BDAE Gruppe" w:date="2023-10-21T18:36:00Z" w:id="1292">
            <w:tblPrEx>
              <w:tblW w:w="0" w:type="auto"/>
            </w:tblPrEx>
          </w:tblPrExChange>
        </w:tblPrEx>
        <w:trPr>
          <w:jc w:val="center"/>
          <w:ins w:author="Jonathan Leipold - BDAE Gruppe" w:date="2023-10-21T18:29:00Z" w:id="1293"/>
          <w:trPrChange w:author="Jonathan Leipold - BDAE Gruppe" w:date="2023-10-21T18:36:00Z" w:id="1294">
            <w:trPr>
              <w:gridAfter w:val="0"/>
              <w:jc w:val="center"/>
            </w:trPr>
          </w:trPrChange>
        </w:trPr>
        <w:tc>
          <w:tcPr>
            <w:tcW w:w="2410" w:type="dxa"/>
            <w:gridSpan w:val="2"/>
            <w:vMerge/>
            <w:tcBorders>
              <w:left w:val="nil"/>
            </w:tcBorders>
            <w:vAlign w:val="center"/>
            <w:tcPrChange w:author="Jonathan Leipold - BDAE Gruppe" w:date="2023-10-21T18:36:00Z" w:id="1295">
              <w:tcPr>
                <w:tcW w:w="2268" w:type="dxa"/>
                <w:gridSpan w:val="2"/>
                <w:vMerge/>
                <w:tcBorders>
                  <w:left w:val="nil"/>
                </w:tcBorders>
                <w:vAlign w:val="center"/>
              </w:tcPr>
            </w:tcPrChange>
          </w:tcPr>
          <w:p w:rsidR="00D301D3" w:rsidP="00CD0963" w:rsidRDefault="00D301D3" w14:paraId="7CA8D82C" w14:textId="77777777">
            <w:pPr>
              <w:jc w:val="center"/>
              <w:rPr>
                <w:ins w:author="Jonathan Leipold - BDAE Gruppe" w:date="2023-10-21T18:29:00Z" w:id="1296"/>
                <w:sz w:val="20"/>
                <w:szCs w:val="20"/>
                <w:lang w:val="en-GB"/>
              </w:rPr>
            </w:pPr>
          </w:p>
        </w:tc>
        <w:tc>
          <w:tcPr>
            <w:tcW w:w="2977" w:type="dxa"/>
            <w:vAlign w:val="center"/>
            <w:tcPrChange w:author="Jonathan Leipold - BDAE Gruppe" w:date="2023-10-21T18:36:00Z" w:id="1297">
              <w:tcPr>
                <w:tcW w:w="4000" w:type="dxa"/>
                <w:gridSpan w:val="3"/>
                <w:vAlign w:val="center"/>
              </w:tcPr>
            </w:tcPrChange>
          </w:tcPr>
          <w:p w:rsidRPr="005C4274" w:rsidR="00D301D3" w:rsidP="00CD0963" w:rsidRDefault="00991FCA" w14:paraId="747A1AAC" w14:textId="03ADD7F5">
            <w:pPr>
              <w:jc w:val="center"/>
              <w:rPr>
                <w:ins w:author="Jonathan Leipold - BDAE Gruppe" w:date="2023-10-21T18:29:00Z" w:id="1298"/>
                <w:b/>
                <w:bCs/>
                <w:sz w:val="20"/>
                <w:szCs w:val="20"/>
                <w:lang w:val="en-GB"/>
                <w:rPrChange w:author="Jonathan Leipold - BDAE Gruppe" w:date="2023-10-21T18:33:00Z" w:id="1299">
                  <w:rPr>
                    <w:ins w:author="Jonathan Leipold - BDAE Gruppe" w:date="2023-10-21T18:29:00Z" w:id="1300"/>
                    <w:sz w:val="20"/>
                    <w:szCs w:val="20"/>
                    <w:lang w:val="en-GB"/>
                  </w:rPr>
                </w:rPrChange>
              </w:rPr>
            </w:pPr>
            <w:ins w:author="Jonathan Leipold - BDAE Gruppe" w:date="2023-10-21T18:30:00Z" w:id="1301">
              <w:r w:rsidRPr="005C4274">
                <w:rPr>
                  <w:b/>
                  <w:bCs/>
                  <w:sz w:val="20"/>
                  <w:szCs w:val="20"/>
                  <w:lang w:val="en-GB"/>
                  <w:rPrChange w:author="Jonathan Leipold - BDAE Gruppe" w:date="2023-10-21T18:33:00Z" w:id="1302">
                    <w:rPr>
                      <w:sz w:val="20"/>
                      <w:szCs w:val="20"/>
                      <w:lang w:val="en-GB"/>
                    </w:rPr>
                  </w:rPrChange>
                </w:rPr>
                <w:t xml:space="preserve">Contract </w:t>
              </w:r>
            </w:ins>
            <w:ins w:author="Jonathan Leipold - BDAE Gruppe" w:date="2023-10-21T18:29:00Z" w:id="1303">
              <w:r w:rsidRPr="005C4274" w:rsidR="00D301D3">
                <w:rPr>
                  <w:b/>
                  <w:bCs/>
                  <w:sz w:val="20"/>
                  <w:szCs w:val="20"/>
                  <w:lang w:val="en-GB"/>
                  <w:rPrChange w:author="Jonathan Leipold - BDAE Gruppe" w:date="2023-10-21T18:33:00Z" w:id="1304">
                    <w:rPr>
                      <w:sz w:val="20"/>
                      <w:szCs w:val="20"/>
                      <w:lang w:val="en-GB"/>
                    </w:rPr>
                  </w:rPrChange>
                </w:rPr>
                <w:t>Terminated (1)</w:t>
              </w:r>
            </w:ins>
          </w:p>
        </w:tc>
        <w:tc>
          <w:tcPr>
            <w:tcW w:w="2977" w:type="dxa"/>
            <w:vAlign w:val="center"/>
            <w:tcPrChange w:author="Jonathan Leipold - BDAE Gruppe" w:date="2023-10-21T18:36:00Z" w:id="1305">
              <w:tcPr>
                <w:tcW w:w="2033" w:type="dxa"/>
                <w:gridSpan w:val="2"/>
                <w:vAlign w:val="center"/>
              </w:tcPr>
            </w:tcPrChange>
          </w:tcPr>
          <w:p w:rsidRPr="005C4274" w:rsidR="00D301D3" w:rsidP="00CD0963" w:rsidRDefault="00EA700E" w14:paraId="0B5E4115" w14:textId="6F93F5AC">
            <w:pPr>
              <w:jc w:val="center"/>
              <w:rPr>
                <w:ins w:author="Jonathan Leipold - BDAE Gruppe" w:date="2023-10-21T18:29:00Z" w:id="1306"/>
                <w:b/>
                <w:bCs/>
                <w:sz w:val="20"/>
                <w:szCs w:val="20"/>
                <w:lang w:val="en-GB"/>
                <w:rPrChange w:author="Jonathan Leipold - BDAE Gruppe" w:date="2023-10-21T18:33:00Z" w:id="1307">
                  <w:rPr>
                    <w:ins w:author="Jonathan Leipold - BDAE Gruppe" w:date="2023-10-21T18:29:00Z" w:id="1308"/>
                    <w:sz w:val="20"/>
                    <w:szCs w:val="20"/>
                    <w:lang w:val="en-GB"/>
                  </w:rPr>
                </w:rPrChange>
              </w:rPr>
            </w:pPr>
            <w:ins w:author="Jonathan Leipold - BDAE Gruppe" w:date="2023-10-21T18:30:00Z" w:id="1309">
              <w:r w:rsidRPr="005C4274">
                <w:rPr>
                  <w:b/>
                  <w:bCs/>
                  <w:sz w:val="20"/>
                  <w:szCs w:val="20"/>
                  <w:lang w:val="en-GB"/>
                  <w:rPrChange w:author="Jonathan Leipold - BDAE Gruppe" w:date="2023-10-21T18:33:00Z" w:id="1310">
                    <w:rPr>
                      <w:sz w:val="20"/>
                      <w:szCs w:val="20"/>
                      <w:lang w:val="en-GB"/>
                    </w:rPr>
                  </w:rPrChange>
                </w:rPr>
                <w:t xml:space="preserve">Contract </w:t>
              </w:r>
              <w:r w:rsidRPr="005C4274" w:rsidR="00991FCA">
                <w:rPr>
                  <w:b/>
                  <w:bCs/>
                  <w:sz w:val="20"/>
                  <w:szCs w:val="20"/>
                  <w:lang w:val="en-GB"/>
                  <w:rPrChange w:author="Jonathan Leipold - BDAE Gruppe" w:date="2023-10-21T18:33:00Z" w:id="1311">
                    <w:rPr>
                      <w:sz w:val="20"/>
                      <w:szCs w:val="20"/>
                      <w:lang w:val="en-GB"/>
                    </w:rPr>
                  </w:rPrChange>
                </w:rPr>
                <w:t>Non-terminated (0)</w:t>
              </w:r>
            </w:ins>
          </w:p>
        </w:tc>
      </w:tr>
      <w:tr w:rsidR="00A302B2" w:rsidTr="000726B6" w14:paraId="2AFFE5A4" w14:textId="77777777">
        <w:tblPrEx>
          <w:tblPrExChange w:author="Jonathan Leipold - BDAE Gruppe" w:date="2023-10-21T18:36:00Z" w:id="1312">
            <w:tblPrEx>
              <w:tblW w:w="0" w:type="auto"/>
            </w:tblPrEx>
          </w:tblPrExChange>
        </w:tblPrEx>
        <w:trPr>
          <w:jc w:val="center"/>
          <w:ins w:author="Jonathan Leipold - BDAE Gruppe" w:date="2023-10-21T18:29:00Z" w:id="1313"/>
          <w:trPrChange w:author="Jonathan Leipold - BDAE Gruppe" w:date="2023-10-21T18:36:00Z" w:id="1314">
            <w:trPr>
              <w:gridAfter w:val="0"/>
              <w:jc w:val="center"/>
            </w:trPr>
          </w:trPrChange>
        </w:trPr>
        <w:tc>
          <w:tcPr>
            <w:tcW w:w="709" w:type="dxa"/>
            <w:vMerge w:val="restart"/>
            <w:textDirection w:val="btLr"/>
            <w:vAlign w:val="center"/>
            <w:tcPrChange w:author="Jonathan Leipold - BDAE Gruppe" w:date="2023-10-21T18:36:00Z" w:id="1315">
              <w:tcPr>
                <w:tcW w:w="709" w:type="dxa"/>
                <w:vMerge w:val="restart"/>
                <w:textDirection w:val="btLr"/>
                <w:vAlign w:val="center"/>
              </w:tcPr>
            </w:tcPrChange>
          </w:tcPr>
          <w:p w:rsidRPr="005C4274" w:rsidR="00D301D3" w:rsidP="00CD0963" w:rsidRDefault="00D301D3" w14:paraId="4CCA32B0" w14:textId="77777777">
            <w:pPr>
              <w:ind w:left="113" w:right="113"/>
              <w:jc w:val="center"/>
              <w:rPr>
                <w:ins w:author="Jonathan Leipold - BDAE Gruppe" w:date="2023-10-21T18:29:00Z" w:id="1316"/>
                <w:b/>
                <w:bCs/>
                <w:sz w:val="20"/>
                <w:szCs w:val="20"/>
                <w:lang w:val="en-GB"/>
                <w:rPrChange w:author="Jonathan Leipold - BDAE Gruppe" w:date="2023-10-21T18:33:00Z" w:id="1317">
                  <w:rPr>
                    <w:ins w:author="Jonathan Leipold - BDAE Gruppe" w:date="2023-10-21T18:29:00Z" w:id="1318"/>
                    <w:sz w:val="20"/>
                    <w:szCs w:val="20"/>
                    <w:lang w:val="en-GB"/>
                  </w:rPr>
                </w:rPrChange>
              </w:rPr>
            </w:pPr>
            <w:ins w:author="Jonathan Leipold - BDAE Gruppe" w:date="2023-10-21T18:29:00Z" w:id="1319">
              <w:r w:rsidRPr="005C4274">
                <w:rPr>
                  <w:b/>
                  <w:bCs/>
                  <w:sz w:val="20"/>
                  <w:szCs w:val="20"/>
                  <w:lang w:val="en-GB"/>
                  <w:rPrChange w:author="Jonathan Leipold - BDAE Gruppe" w:date="2023-10-21T18:33:00Z" w:id="1320">
                    <w:rPr>
                      <w:sz w:val="20"/>
                      <w:szCs w:val="20"/>
                      <w:lang w:val="en-GB"/>
                    </w:rPr>
                  </w:rPrChange>
                </w:rPr>
                <w:t>TRUE</w:t>
              </w:r>
            </w:ins>
          </w:p>
        </w:tc>
        <w:tc>
          <w:tcPr>
            <w:tcW w:w="1701" w:type="dxa"/>
            <w:vAlign w:val="center"/>
            <w:tcPrChange w:author="Jonathan Leipold - BDAE Gruppe" w:date="2023-10-21T18:36:00Z" w:id="1321">
              <w:tcPr>
                <w:tcW w:w="1701" w:type="dxa"/>
                <w:gridSpan w:val="2"/>
                <w:vAlign w:val="center"/>
              </w:tcPr>
            </w:tcPrChange>
          </w:tcPr>
          <w:p w:rsidRPr="005C4274" w:rsidR="00D301D3" w:rsidP="00CD0963" w:rsidRDefault="00D301D3" w14:paraId="040757A4" w14:textId="77777777">
            <w:pPr>
              <w:jc w:val="center"/>
              <w:rPr>
                <w:ins w:author="Jonathan Leipold - BDAE Gruppe" w:date="2023-10-21T18:29:00Z" w:id="1322"/>
                <w:b/>
                <w:bCs/>
                <w:sz w:val="20"/>
                <w:szCs w:val="20"/>
                <w:lang w:val="en-GB"/>
                <w:rPrChange w:author="Jonathan Leipold - BDAE Gruppe" w:date="2023-10-21T18:33:00Z" w:id="1323">
                  <w:rPr>
                    <w:ins w:author="Jonathan Leipold - BDAE Gruppe" w:date="2023-10-21T18:29:00Z" w:id="1324"/>
                    <w:sz w:val="20"/>
                    <w:szCs w:val="20"/>
                    <w:lang w:val="en-GB"/>
                  </w:rPr>
                </w:rPrChange>
              </w:rPr>
            </w:pPr>
          </w:p>
        </w:tc>
        <w:tc>
          <w:tcPr>
            <w:tcW w:w="2977" w:type="dxa"/>
            <w:vAlign w:val="center"/>
            <w:tcPrChange w:author="Jonathan Leipold - BDAE Gruppe" w:date="2023-10-21T18:36:00Z" w:id="1325">
              <w:tcPr>
                <w:tcW w:w="2906" w:type="dxa"/>
                <w:vAlign w:val="center"/>
              </w:tcPr>
            </w:tcPrChange>
          </w:tcPr>
          <w:p w:rsidR="00D301D3" w:rsidP="00CD0963" w:rsidRDefault="005C4274" w14:paraId="28B9EFEB" w14:textId="34C09DA7">
            <w:pPr>
              <w:jc w:val="center"/>
              <w:rPr>
                <w:ins w:author="Jonathan Leipold - BDAE Gruppe" w:date="2023-10-21T18:29:00Z" w:id="1326"/>
                <w:sz w:val="20"/>
                <w:szCs w:val="20"/>
                <w:lang w:val="en-GB"/>
              </w:rPr>
            </w:pPr>
            <w:ins w:author="Jonathan Leipold - BDAE Gruppe" w:date="2023-10-21T18:32:00Z" w:id="1327">
              <w:r>
                <w:rPr>
                  <w:sz w:val="20"/>
                  <w:szCs w:val="20"/>
                  <w:lang w:val="en-GB"/>
                </w:rPr>
                <w:t>TRUE POSITIVE (TP)</w:t>
              </w:r>
            </w:ins>
          </w:p>
        </w:tc>
        <w:tc>
          <w:tcPr>
            <w:tcW w:w="2977" w:type="dxa"/>
            <w:vAlign w:val="center"/>
            <w:tcPrChange w:author="Jonathan Leipold - BDAE Gruppe" w:date="2023-10-21T18:36:00Z" w:id="1328">
              <w:tcPr>
                <w:tcW w:w="2906" w:type="dxa"/>
                <w:gridSpan w:val="2"/>
                <w:vAlign w:val="center"/>
              </w:tcPr>
            </w:tcPrChange>
          </w:tcPr>
          <w:p w:rsidR="00D301D3" w:rsidP="00CD0963" w:rsidRDefault="005C4274" w14:paraId="0035CCD6" w14:textId="38BF0C54">
            <w:pPr>
              <w:jc w:val="center"/>
              <w:rPr>
                <w:ins w:author="Jonathan Leipold - BDAE Gruppe" w:date="2023-10-21T18:29:00Z" w:id="1329"/>
                <w:sz w:val="20"/>
                <w:szCs w:val="20"/>
                <w:lang w:val="en-GB"/>
              </w:rPr>
            </w:pPr>
            <w:ins w:author="Jonathan Leipold - BDAE Gruppe" w:date="2023-10-21T18:32:00Z" w:id="1330">
              <w:r>
                <w:rPr>
                  <w:sz w:val="20"/>
                  <w:szCs w:val="20"/>
                  <w:lang w:val="en-GB"/>
                </w:rPr>
                <w:t>FALSE NEGATIVE (FN)</w:t>
              </w:r>
            </w:ins>
          </w:p>
        </w:tc>
      </w:tr>
      <w:tr w:rsidRPr="000D53C0" w:rsidR="00A302B2" w:rsidTr="000726B6" w14:paraId="0A822843" w14:textId="77777777">
        <w:tblPrEx>
          <w:tblPrExChange w:author="Jonathan Leipold - BDAE Gruppe" w:date="2023-10-21T18:36:00Z" w:id="1331">
            <w:tblPrEx>
              <w:tblW w:w="0" w:type="auto"/>
            </w:tblPrEx>
          </w:tblPrExChange>
        </w:tblPrEx>
        <w:trPr>
          <w:jc w:val="center"/>
          <w:ins w:author="Jonathan Leipold - BDAE Gruppe" w:date="2023-10-21T18:29:00Z" w:id="1332"/>
          <w:trPrChange w:author="Jonathan Leipold - BDAE Gruppe" w:date="2023-10-21T18:36:00Z" w:id="1333">
            <w:trPr>
              <w:gridAfter w:val="0"/>
              <w:jc w:val="center"/>
            </w:trPr>
          </w:trPrChange>
        </w:trPr>
        <w:tc>
          <w:tcPr>
            <w:tcW w:w="709" w:type="dxa"/>
            <w:vMerge/>
            <w:vAlign w:val="center"/>
            <w:tcPrChange w:author="Jonathan Leipold - BDAE Gruppe" w:date="2023-10-21T18:36:00Z" w:id="1334">
              <w:tcPr>
                <w:tcW w:w="709" w:type="dxa"/>
                <w:vMerge/>
                <w:vAlign w:val="center"/>
              </w:tcPr>
            </w:tcPrChange>
          </w:tcPr>
          <w:p w:rsidRPr="005C4274" w:rsidR="00EA700E" w:rsidP="00CD0963" w:rsidRDefault="00EA700E" w14:paraId="36198B63" w14:textId="77777777">
            <w:pPr>
              <w:jc w:val="center"/>
              <w:rPr>
                <w:ins w:author="Jonathan Leipold - BDAE Gruppe" w:date="2023-10-21T18:29:00Z" w:id="1335"/>
                <w:b/>
                <w:bCs/>
                <w:sz w:val="20"/>
                <w:szCs w:val="20"/>
                <w:lang w:val="en-GB"/>
                <w:rPrChange w:author="Jonathan Leipold - BDAE Gruppe" w:date="2023-10-21T18:33:00Z" w:id="1336">
                  <w:rPr>
                    <w:ins w:author="Jonathan Leipold - BDAE Gruppe" w:date="2023-10-21T18:29:00Z" w:id="1337"/>
                    <w:sz w:val="20"/>
                    <w:szCs w:val="20"/>
                    <w:lang w:val="en-GB"/>
                  </w:rPr>
                </w:rPrChange>
              </w:rPr>
            </w:pPr>
          </w:p>
        </w:tc>
        <w:tc>
          <w:tcPr>
            <w:tcW w:w="1701" w:type="dxa"/>
            <w:vAlign w:val="center"/>
            <w:tcPrChange w:author="Jonathan Leipold - BDAE Gruppe" w:date="2023-10-21T18:36:00Z" w:id="1338">
              <w:tcPr>
                <w:tcW w:w="1701" w:type="dxa"/>
                <w:gridSpan w:val="2"/>
                <w:vAlign w:val="center"/>
              </w:tcPr>
            </w:tcPrChange>
          </w:tcPr>
          <w:p w:rsidRPr="005C4274" w:rsidR="00EA700E" w:rsidP="00CD0963" w:rsidRDefault="00EA700E" w14:paraId="0D052FC8" w14:textId="7C061CE4">
            <w:pPr>
              <w:jc w:val="center"/>
              <w:rPr>
                <w:ins w:author="Jonathan Leipold - BDAE Gruppe" w:date="2023-10-21T18:29:00Z" w:id="1339"/>
                <w:b/>
                <w:bCs/>
                <w:sz w:val="20"/>
                <w:szCs w:val="20"/>
                <w:lang w:val="en-GB"/>
                <w:rPrChange w:author="Jonathan Leipold - BDAE Gruppe" w:date="2023-10-21T18:33:00Z" w:id="1340">
                  <w:rPr>
                    <w:ins w:author="Jonathan Leipold - BDAE Gruppe" w:date="2023-10-21T18:29:00Z" w:id="1341"/>
                    <w:sz w:val="20"/>
                    <w:szCs w:val="20"/>
                    <w:lang w:val="en-GB"/>
                  </w:rPr>
                </w:rPrChange>
              </w:rPr>
            </w:pPr>
            <w:ins w:author="Jonathan Leipold - BDAE Gruppe" w:date="2023-10-21T18:30:00Z" w:id="1342">
              <w:r w:rsidRPr="005C4274">
                <w:rPr>
                  <w:b/>
                  <w:bCs/>
                  <w:sz w:val="20"/>
                  <w:szCs w:val="20"/>
                  <w:lang w:val="en-GB"/>
                  <w:rPrChange w:author="Jonathan Leipold - BDAE Gruppe" w:date="2023-10-21T18:33:00Z" w:id="1343">
                    <w:rPr>
                      <w:sz w:val="20"/>
                      <w:szCs w:val="20"/>
                      <w:lang w:val="en-GB"/>
                    </w:rPr>
                  </w:rPrChange>
                </w:rPr>
                <w:t>Contract Terminated (1)</w:t>
              </w:r>
            </w:ins>
          </w:p>
        </w:tc>
        <w:tc>
          <w:tcPr>
            <w:tcW w:w="2977" w:type="dxa"/>
            <w:vAlign w:val="center"/>
            <w:tcPrChange w:author="Jonathan Leipold - BDAE Gruppe" w:date="2023-10-21T18:36:00Z" w:id="1344">
              <w:tcPr>
                <w:tcW w:w="2906" w:type="dxa"/>
                <w:vAlign w:val="center"/>
              </w:tcPr>
            </w:tcPrChange>
          </w:tcPr>
          <w:p w:rsidR="00EA700E" w:rsidP="00CD0963" w:rsidRDefault="006F2D37" w14:paraId="1B06C4D4" w14:textId="6C3B9ACD">
            <w:pPr>
              <w:jc w:val="center"/>
              <w:rPr>
                <w:ins w:author="Jonathan Leipold - BDAE Gruppe" w:date="2023-10-21T18:29:00Z" w:id="1345"/>
                <w:sz w:val="20"/>
                <w:szCs w:val="20"/>
                <w:lang w:val="en-GB"/>
              </w:rPr>
            </w:pPr>
            <w:ins w:author="Jonathan Leipold - BDAE Gruppe" w:date="2023-10-21T18:35:00Z" w:id="1346">
              <w:r>
                <w:rPr>
                  <w:sz w:val="20"/>
                  <w:szCs w:val="20"/>
                  <w:lang w:val="en-GB"/>
                </w:rPr>
                <w:t xml:space="preserve">Model correctly </w:t>
              </w:r>
              <w:r w:rsidR="00094D52">
                <w:rPr>
                  <w:sz w:val="20"/>
                  <w:szCs w:val="20"/>
                  <w:lang w:val="en-GB"/>
                </w:rPr>
                <w:t xml:space="preserve">predicts </w:t>
              </w:r>
              <w:r w:rsidR="005C79B7">
                <w:rPr>
                  <w:sz w:val="20"/>
                  <w:szCs w:val="20"/>
                  <w:lang w:val="en-GB"/>
                </w:rPr>
                <w:t xml:space="preserve">that </w:t>
              </w:r>
              <w:r w:rsidR="004C666F">
                <w:rPr>
                  <w:sz w:val="20"/>
                  <w:szCs w:val="20"/>
                  <w:lang w:val="en-GB"/>
                </w:rPr>
                <w:t>the contract got terminated by the customer.</w:t>
              </w:r>
            </w:ins>
          </w:p>
        </w:tc>
        <w:tc>
          <w:tcPr>
            <w:tcW w:w="2977" w:type="dxa"/>
            <w:vAlign w:val="center"/>
            <w:tcPrChange w:author="Jonathan Leipold - BDAE Gruppe" w:date="2023-10-21T18:36:00Z" w:id="1347">
              <w:tcPr>
                <w:tcW w:w="2906" w:type="dxa"/>
                <w:gridSpan w:val="2"/>
                <w:vAlign w:val="center"/>
              </w:tcPr>
            </w:tcPrChange>
          </w:tcPr>
          <w:p w:rsidR="00EA700E" w:rsidP="00CD0963" w:rsidRDefault="00BE6714" w14:paraId="6DB9C331" w14:textId="3120DEE3">
            <w:pPr>
              <w:jc w:val="center"/>
              <w:rPr>
                <w:ins w:author="Jonathan Leipold - BDAE Gruppe" w:date="2023-10-21T18:29:00Z" w:id="1348"/>
                <w:sz w:val="20"/>
                <w:szCs w:val="20"/>
                <w:lang w:val="en-GB"/>
              </w:rPr>
            </w:pPr>
            <w:ins w:author="Jonathan Leipold - BDAE Gruppe" w:date="2023-10-21T18:36:00Z" w:id="1349">
              <w:r>
                <w:rPr>
                  <w:sz w:val="20"/>
                  <w:szCs w:val="20"/>
                  <w:lang w:val="en-GB"/>
                </w:rPr>
                <w:t>Mod</w:t>
              </w:r>
            </w:ins>
            <w:ins w:author="Jonathan Leipold - BDAE Gruppe" w:date="2023-10-21T18:37:00Z" w:id="1350">
              <w:r>
                <w:rPr>
                  <w:sz w:val="20"/>
                  <w:szCs w:val="20"/>
                  <w:lang w:val="en-GB"/>
                </w:rPr>
                <w:t xml:space="preserve">el predicts </w:t>
              </w:r>
              <w:r w:rsidR="00957B75">
                <w:rPr>
                  <w:sz w:val="20"/>
                  <w:szCs w:val="20"/>
                  <w:lang w:val="en-GB"/>
                </w:rPr>
                <w:t xml:space="preserve">that </w:t>
              </w:r>
            </w:ins>
            <w:ins w:author="Jonathan Leipold - BDAE Gruppe" w:date="2023-10-21T18:38:00Z" w:id="1351">
              <w:r w:rsidR="00121D23">
                <w:rPr>
                  <w:sz w:val="20"/>
                  <w:szCs w:val="20"/>
                  <w:lang w:val="en-GB"/>
                </w:rPr>
                <w:t xml:space="preserve">the </w:t>
              </w:r>
            </w:ins>
            <w:ins w:author="Jonathan Leipold - BDAE Gruppe" w:date="2023-10-21T18:37:00Z" w:id="1352">
              <w:r w:rsidR="00F627FA">
                <w:rPr>
                  <w:sz w:val="20"/>
                  <w:szCs w:val="20"/>
                  <w:lang w:val="en-GB"/>
                </w:rPr>
                <w:t>contract</w:t>
              </w:r>
              <w:r w:rsidR="00121D23">
                <w:rPr>
                  <w:sz w:val="20"/>
                  <w:szCs w:val="20"/>
                  <w:lang w:val="en-GB"/>
                </w:rPr>
                <w:t xml:space="preserve"> is still active or ended naturally but it got terminated.</w:t>
              </w:r>
            </w:ins>
          </w:p>
        </w:tc>
      </w:tr>
      <w:tr w:rsidR="00A302B2" w:rsidTr="000726B6" w14:paraId="78C186B7" w14:textId="77777777">
        <w:tblPrEx>
          <w:tblPrExChange w:author="Jonathan Leipold - BDAE Gruppe" w:date="2023-10-21T18:36:00Z" w:id="1353">
            <w:tblPrEx>
              <w:tblW w:w="0" w:type="auto"/>
            </w:tblPrEx>
          </w:tblPrExChange>
        </w:tblPrEx>
        <w:trPr>
          <w:jc w:val="center"/>
          <w:ins w:author="Jonathan Leipold - BDAE Gruppe" w:date="2023-10-21T18:29:00Z" w:id="1354"/>
          <w:trPrChange w:author="Jonathan Leipold - BDAE Gruppe" w:date="2023-10-21T18:36:00Z" w:id="1355">
            <w:trPr>
              <w:gridAfter w:val="0"/>
              <w:jc w:val="center"/>
            </w:trPr>
          </w:trPrChange>
        </w:trPr>
        <w:tc>
          <w:tcPr>
            <w:tcW w:w="709" w:type="dxa"/>
            <w:vMerge/>
            <w:vAlign w:val="center"/>
            <w:tcPrChange w:author="Jonathan Leipold - BDAE Gruppe" w:date="2023-10-21T18:36:00Z" w:id="1356">
              <w:tcPr>
                <w:tcW w:w="709" w:type="dxa"/>
                <w:vMerge/>
                <w:vAlign w:val="center"/>
              </w:tcPr>
            </w:tcPrChange>
          </w:tcPr>
          <w:p w:rsidRPr="005C4274" w:rsidR="00EA700E" w:rsidP="00CD0963" w:rsidRDefault="00EA700E" w14:paraId="3E4F56C0" w14:textId="77777777">
            <w:pPr>
              <w:jc w:val="center"/>
              <w:rPr>
                <w:ins w:author="Jonathan Leipold - BDAE Gruppe" w:date="2023-10-21T18:29:00Z" w:id="1357"/>
                <w:b/>
                <w:bCs/>
                <w:sz w:val="20"/>
                <w:szCs w:val="20"/>
                <w:lang w:val="en-GB"/>
                <w:rPrChange w:author="Jonathan Leipold - BDAE Gruppe" w:date="2023-10-21T18:33:00Z" w:id="1358">
                  <w:rPr>
                    <w:ins w:author="Jonathan Leipold - BDAE Gruppe" w:date="2023-10-21T18:29:00Z" w:id="1359"/>
                    <w:sz w:val="20"/>
                    <w:szCs w:val="20"/>
                    <w:lang w:val="en-GB"/>
                  </w:rPr>
                </w:rPrChange>
              </w:rPr>
            </w:pPr>
          </w:p>
        </w:tc>
        <w:tc>
          <w:tcPr>
            <w:tcW w:w="1701" w:type="dxa"/>
            <w:vAlign w:val="center"/>
            <w:tcPrChange w:author="Jonathan Leipold - BDAE Gruppe" w:date="2023-10-21T18:36:00Z" w:id="1360">
              <w:tcPr>
                <w:tcW w:w="1701" w:type="dxa"/>
                <w:gridSpan w:val="2"/>
                <w:vAlign w:val="center"/>
              </w:tcPr>
            </w:tcPrChange>
          </w:tcPr>
          <w:p w:rsidRPr="005C4274" w:rsidR="00EA700E" w:rsidP="00CD0963" w:rsidRDefault="00EA700E" w14:paraId="04BFD760" w14:textId="77777777">
            <w:pPr>
              <w:jc w:val="center"/>
              <w:rPr>
                <w:ins w:author="Jonathan Leipold - BDAE Gruppe" w:date="2023-10-21T18:29:00Z" w:id="1361"/>
                <w:b/>
                <w:bCs/>
                <w:sz w:val="20"/>
                <w:szCs w:val="20"/>
                <w:lang w:val="en-GB"/>
                <w:rPrChange w:author="Jonathan Leipold - BDAE Gruppe" w:date="2023-10-21T18:33:00Z" w:id="1362">
                  <w:rPr>
                    <w:ins w:author="Jonathan Leipold - BDAE Gruppe" w:date="2023-10-21T18:29:00Z" w:id="1363"/>
                    <w:sz w:val="20"/>
                    <w:szCs w:val="20"/>
                    <w:lang w:val="en-GB"/>
                  </w:rPr>
                </w:rPrChange>
              </w:rPr>
            </w:pPr>
          </w:p>
        </w:tc>
        <w:tc>
          <w:tcPr>
            <w:tcW w:w="2977" w:type="dxa"/>
            <w:vAlign w:val="center"/>
            <w:tcPrChange w:author="Jonathan Leipold - BDAE Gruppe" w:date="2023-10-21T18:36:00Z" w:id="1364">
              <w:tcPr>
                <w:tcW w:w="2906" w:type="dxa"/>
                <w:vAlign w:val="center"/>
              </w:tcPr>
            </w:tcPrChange>
          </w:tcPr>
          <w:p w:rsidR="00EA700E" w:rsidP="00CD0963" w:rsidRDefault="005C4274" w14:paraId="4EB62643" w14:textId="0197B04C">
            <w:pPr>
              <w:jc w:val="center"/>
              <w:rPr>
                <w:ins w:author="Jonathan Leipold - BDAE Gruppe" w:date="2023-10-21T18:29:00Z" w:id="1365"/>
                <w:sz w:val="20"/>
                <w:szCs w:val="20"/>
                <w:lang w:val="en-GB"/>
              </w:rPr>
            </w:pPr>
            <w:ins w:author="Jonathan Leipold - BDAE Gruppe" w:date="2023-10-21T18:33:00Z" w:id="1366">
              <w:r>
                <w:rPr>
                  <w:sz w:val="20"/>
                  <w:szCs w:val="20"/>
                  <w:lang w:val="en-GB"/>
                </w:rPr>
                <w:t>FALSE POSITIVE (FP)</w:t>
              </w:r>
            </w:ins>
          </w:p>
        </w:tc>
        <w:tc>
          <w:tcPr>
            <w:tcW w:w="2977" w:type="dxa"/>
            <w:vAlign w:val="center"/>
            <w:tcPrChange w:author="Jonathan Leipold - BDAE Gruppe" w:date="2023-10-21T18:36:00Z" w:id="1367">
              <w:tcPr>
                <w:tcW w:w="2906" w:type="dxa"/>
                <w:gridSpan w:val="2"/>
                <w:vAlign w:val="center"/>
              </w:tcPr>
            </w:tcPrChange>
          </w:tcPr>
          <w:p w:rsidR="00EA700E" w:rsidP="00CD0963" w:rsidRDefault="005C4274" w14:paraId="3CE6AE82" w14:textId="3BBA3900">
            <w:pPr>
              <w:jc w:val="center"/>
              <w:rPr>
                <w:ins w:author="Jonathan Leipold - BDAE Gruppe" w:date="2023-10-21T18:29:00Z" w:id="1368"/>
                <w:sz w:val="20"/>
                <w:szCs w:val="20"/>
                <w:lang w:val="en-GB"/>
              </w:rPr>
            </w:pPr>
            <w:ins w:author="Jonathan Leipold - BDAE Gruppe" w:date="2023-10-21T18:33:00Z" w:id="1369">
              <w:r>
                <w:rPr>
                  <w:sz w:val="20"/>
                  <w:szCs w:val="20"/>
                  <w:lang w:val="en-GB"/>
                </w:rPr>
                <w:t>TRUE NEGATIVE (TN)</w:t>
              </w:r>
            </w:ins>
          </w:p>
        </w:tc>
      </w:tr>
      <w:tr w:rsidRPr="000D53C0" w:rsidR="00A302B2" w:rsidTr="000726B6" w14:paraId="3A0D072C" w14:textId="77777777">
        <w:tblPrEx>
          <w:tblPrExChange w:author="Jonathan Leipold - BDAE Gruppe" w:date="2023-10-21T18:36:00Z" w:id="1370">
            <w:tblPrEx>
              <w:tblW w:w="0" w:type="auto"/>
            </w:tblPrEx>
          </w:tblPrExChange>
        </w:tblPrEx>
        <w:trPr>
          <w:jc w:val="center"/>
          <w:ins w:author="Jonathan Leipold - BDAE Gruppe" w:date="2023-10-21T18:29:00Z" w:id="1371"/>
          <w:trPrChange w:author="Jonathan Leipold - BDAE Gruppe" w:date="2023-10-21T18:36:00Z" w:id="1372">
            <w:trPr>
              <w:gridAfter w:val="0"/>
              <w:jc w:val="center"/>
            </w:trPr>
          </w:trPrChange>
        </w:trPr>
        <w:tc>
          <w:tcPr>
            <w:tcW w:w="709" w:type="dxa"/>
            <w:vMerge/>
            <w:vAlign w:val="center"/>
            <w:tcPrChange w:author="Jonathan Leipold - BDAE Gruppe" w:date="2023-10-21T18:36:00Z" w:id="1373">
              <w:tcPr>
                <w:tcW w:w="709" w:type="dxa"/>
                <w:vMerge/>
                <w:vAlign w:val="center"/>
              </w:tcPr>
            </w:tcPrChange>
          </w:tcPr>
          <w:p w:rsidRPr="005C4274" w:rsidR="00EA700E" w:rsidP="00CD0963" w:rsidRDefault="00EA700E" w14:paraId="335A245A" w14:textId="77777777">
            <w:pPr>
              <w:jc w:val="center"/>
              <w:rPr>
                <w:ins w:author="Jonathan Leipold - BDAE Gruppe" w:date="2023-10-21T18:29:00Z" w:id="1374"/>
                <w:b/>
                <w:bCs/>
                <w:sz w:val="20"/>
                <w:szCs w:val="20"/>
                <w:lang w:val="en-GB"/>
                <w:rPrChange w:author="Jonathan Leipold - BDAE Gruppe" w:date="2023-10-21T18:33:00Z" w:id="1375">
                  <w:rPr>
                    <w:ins w:author="Jonathan Leipold - BDAE Gruppe" w:date="2023-10-21T18:29:00Z" w:id="1376"/>
                    <w:sz w:val="20"/>
                    <w:szCs w:val="20"/>
                    <w:lang w:val="en-GB"/>
                  </w:rPr>
                </w:rPrChange>
              </w:rPr>
            </w:pPr>
          </w:p>
        </w:tc>
        <w:tc>
          <w:tcPr>
            <w:tcW w:w="1701" w:type="dxa"/>
            <w:vAlign w:val="center"/>
            <w:tcPrChange w:author="Jonathan Leipold - BDAE Gruppe" w:date="2023-10-21T18:36:00Z" w:id="1377">
              <w:tcPr>
                <w:tcW w:w="1701" w:type="dxa"/>
                <w:gridSpan w:val="2"/>
                <w:vAlign w:val="center"/>
              </w:tcPr>
            </w:tcPrChange>
          </w:tcPr>
          <w:p w:rsidRPr="005C4274" w:rsidR="00EA700E" w:rsidP="00CD0963" w:rsidRDefault="00EA700E" w14:paraId="24314C91" w14:textId="16B07D0E">
            <w:pPr>
              <w:jc w:val="center"/>
              <w:rPr>
                <w:ins w:author="Jonathan Leipold - BDAE Gruppe" w:date="2023-10-21T18:29:00Z" w:id="1378"/>
                <w:b/>
                <w:bCs/>
                <w:sz w:val="20"/>
                <w:szCs w:val="20"/>
                <w:lang w:val="en-GB"/>
                <w:rPrChange w:author="Jonathan Leipold - BDAE Gruppe" w:date="2023-10-21T18:33:00Z" w:id="1379">
                  <w:rPr>
                    <w:ins w:author="Jonathan Leipold - BDAE Gruppe" w:date="2023-10-21T18:29:00Z" w:id="1380"/>
                    <w:sz w:val="20"/>
                    <w:szCs w:val="20"/>
                    <w:lang w:val="en-GB"/>
                  </w:rPr>
                </w:rPrChange>
              </w:rPr>
            </w:pPr>
            <w:ins w:author="Jonathan Leipold - BDAE Gruppe" w:date="2023-10-21T18:30:00Z" w:id="1381">
              <w:r w:rsidRPr="005C4274">
                <w:rPr>
                  <w:b/>
                  <w:bCs/>
                  <w:sz w:val="20"/>
                  <w:szCs w:val="20"/>
                  <w:lang w:val="en-GB"/>
                  <w:rPrChange w:author="Jonathan Leipold - BDAE Gruppe" w:date="2023-10-21T18:33:00Z" w:id="1382">
                    <w:rPr>
                      <w:sz w:val="20"/>
                      <w:szCs w:val="20"/>
                      <w:lang w:val="en-GB"/>
                    </w:rPr>
                  </w:rPrChange>
                </w:rPr>
                <w:t>Contract Non-terminated (0)</w:t>
              </w:r>
            </w:ins>
          </w:p>
        </w:tc>
        <w:tc>
          <w:tcPr>
            <w:tcW w:w="2977" w:type="dxa"/>
            <w:vAlign w:val="center"/>
            <w:tcPrChange w:author="Jonathan Leipold - BDAE Gruppe" w:date="2023-10-21T18:36:00Z" w:id="1383">
              <w:tcPr>
                <w:tcW w:w="2906" w:type="dxa"/>
                <w:vAlign w:val="center"/>
              </w:tcPr>
            </w:tcPrChange>
          </w:tcPr>
          <w:p w:rsidR="00EA700E" w:rsidP="00CD0963" w:rsidRDefault="00121D23" w14:paraId="12530F2D" w14:textId="35AFA3B6">
            <w:pPr>
              <w:jc w:val="center"/>
              <w:rPr>
                <w:ins w:author="Jonathan Leipold - BDAE Gruppe" w:date="2023-10-21T18:29:00Z" w:id="1384"/>
                <w:sz w:val="20"/>
                <w:szCs w:val="20"/>
                <w:lang w:val="en-GB"/>
              </w:rPr>
            </w:pPr>
            <w:ins w:author="Jonathan Leipold - BDAE Gruppe" w:date="2023-10-21T18:37:00Z" w:id="1385">
              <w:r>
                <w:rPr>
                  <w:sz w:val="20"/>
                  <w:szCs w:val="20"/>
                  <w:lang w:val="en-GB"/>
                </w:rPr>
                <w:t>Model predicts that the contract got terminated</w:t>
              </w:r>
            </w:ins>
            <w:ins w:author="Jonathan Leipold - BDAE Gruppe" w:date="2023-10-21T18:38:00Z" w:id="1386">
              <w:r>
                <w:rPr>
                  <w:sz w:val="20"/>
                  <w:szCs w:val="20"/>
                  <w:lang w:val="en-GB"/>
                </w:rPr>
                <w:t xml:space="preserve"> but it’s </w:t>
              </w:r>
            </w:ins>
            <w:ins w:author="Jonathan Leipold - BDAE Gruppe" w:date="2023-10-21T18:37:00Z" w:id="1387">
              <w:r>
                <w:rPr>
                  <w:sz w:val="20"/>
                  <w:szCs w:val="20"/>
                  <w:lang w:val="en-GB"/>
                </w:rPr>
                <w:t>still active or ended naturally.</w:t>
              </w:r>
            </w:ins>
          </w:p>
        </w:tc>
        <w:tc>
          <w:tcPr>
            <w:tcW w:w="2977" w:type="dxa"/>
            <w:vAlign w:val="center"/>
            <w:tcPrChange w:author="Jonathan Leipold - BDAE Gruppe" w:date="2023-10-21T18:36:00Z" w:id="1388">
              <w:tcPr>
                <w:tcW w:w="2906" w:type="dxa"/>
                <w:gridSpan w:val="2"/>
                <w:vAlign w:val="center"/>
              </w:tcPr>
            </w:tcPrChange>
          </w:tcPr>
          <w:p w:rsidR="00EA700E" w:rsidRDefault="000726B6" w14:paraId="1779E32E" w14:textId="08912396">
            <w:pPr>
              <w:keepNext/>
              <w:jc w:val="center"/>
              <w:rPr>
                <w:ins w:author="Jonathan Leipold - BDAE Gruppe" w:date="2023-10-21T18:29:00Z" w:id="1389"/>
                <w:sz w:val="20"/>
                <w:szCs w:val="20"/>
                <w:lang w:val="en-GB"/>
              </w:rPr>
              <w:pPrChange w:author="Jonathan Leipold - BDAE Gruppe" w:date="2023-10-21T18:40:00Z" w:id="1390">
                <w:pPr>
                  <w:jc w:val="center"/>
                </w:pPr>
              </w:pPrChange>
            </w:pPr>
            <w:ins w:author="Jonathan Leipold - BDAE Gruppe" w:date="2023-10-21T18:36:00Z" w:id="1391">
              <w:r>
                <w:rPr>
                  <w:sz w:val="20"/>
                  <w:szCs w:val="20"/>
                  <w:lang w:val="en-GB"/>
                </w:rPr>
                <w:t>Model correctly predicts that the contract is still active or ended naturally.</w:t>
              </w:r>
            </w:ins>
          </w:p>
        </w:tc>
      </w:tr>
    </w:tbl>
    <w:p w:rsidR="00B232DC" w:rsidRDefault="00786491" w14:paraId="7D0349B0" w14:textId="74D98AF3">
      <w:pPr>
        <w:pStyle w:val="Caption"/>
        <w:rPr>
          <w:ins w:author="Jonathan Leipold - BDAE Gruppe" w:date="2023-10-21T16:00:00Z" w:id="1392"/>
          <w:sz w:val="20"/>
          <w:szCs w:val="20"/>
          <w:lang w:val="en-GB"/>
        </w:rPr>
        <w:pPrChange w:author="Jonathan Leipold - BDAE Gruppe" w:date="2023-10-21T18:40:00Z" w:id="1393">
          <w:pPr>
            <w:pStyle w:val="ListBullet"/>
            <w:numPr>
              <w:numId w:val="0"/>
            </w:numPr>
            <w:tabs>
              <w:tab w:val="clear" w:pos="360"/>
            </w:tabs>
            <w:ind w:left="0" w:firstLine="0"/>
          </w:pPr>
        </w:pPrChange>
      </w:pPr>
      <w:ins w:author="Jonathan Leipold - BDAE Gruppe" w:date="2023-10-21T18:40:00Z" w:id="1394">
        <w:r w:rsidRPr="00525476">
          <w:rPr>
            <w:lang w:val="en-GB"/>
            <w:rPrChange w:author="Jonathan Leipold - BDAE Gruppe" w:date="2023-10-21T19:05:00Z" w:id="1395">
              <w:rPr>
                <w:i/>
                <w:iCs/>
              </w:rPr>
            </w:rPrChange>
          </w:rPr>
          <w:t xml:space="preserve">Table </w:t>
        </w:r>
        <w:r>
          <w:fldChar w:fldCharType="begin"/>
        </w:r>
        <w:r w:rsidRPr="49FA6621">
          <w:rPr>
            <w:lang w:val="en-GB"/>
          </w:rPr>
          <w:instrText xml:space="preserve"> SEQ Table \* ARABIC </w:instrText>
        </w:r>
      </w:ins>
      <w:r>
        <w:fldChar w:fldCharType="separate"/>
      </w:r>
      <w:ins w:author="Jonathan Leipold - BDAE Gruppe" w:date="2023-10-22T22:49:00Z" w:id="1396">
        <w:r w:rsidR="00397649">
          <w:rPr>
            <w:noProof/>
            <w:lang w:val="en-GB"/>
          </w:rPr>
          <w:t>1</w:t>
        </w:r>
      </w:ins>
      <w:ins w:author="Jonathan Leipold - BDAE Gruppe" w:date="2023-10-21T18:40:00Z" w:id="1397">
        <w:r>
          <w:fldChar w:fldCharType="end"/>
        </w:r>
        <w:r w:rsidRPr="00525476">
          <w:rPr>
            <w:lang w:val="en-GB"/>
            <w:rPrChange w:author="Jonathan Leipold - BDAE Gruppe" w:date="2023-10-21T19:05:00Z" w:id="1398">
              <w:rPr>
                <w:i/>
                <w:iCs/>
              </w:rPr>
            </w:rPrChange>
          </w:rPr>
          <w:t>: Confusion Matrix description</w:t>
        </w:r>
      </w:ins>
    </w:p>
    <w:p w:rsidR="004030C4" w:rsidP="004030C4" w:rsidRDefault="008D1388" w14:paraId="5FAF61CF" w14:textId="0DC46261">
      <w:pPr>
        <w:rPr>
          <w:ins w:author="Jonathan Leipold - BDAE Gruppe" w:date="2023-10-22T01:05:00Z" w:id="1399"/>
          <w:sz w:val="20"/>
          <w:szCs w:val="20"/>
          <w:lang w:val="en-GB"/>
        </w:rPr>
      </w:pPr>
      <w:ins w:author="Jonathan Leipold - BDAE Gruppe" w:date="2023-10-22T00:58:00Z" w:id="1400">
        <w:r>
          <w:rPr>
            <w:sz w:val="20"/>
            <w:szCs w:val="20"/>
            <w:lang w:val="en-GB"/>
          </w:rPr>
          <w:t xml:space="preserve">A FP </w:t>
        </w:r>
        <w:r w:rsidR="00285615">
          <w:rPr>
            <w:sz w:val="20"/>
            <w:szCs w:val="20"/>
            <w:lang w:val="en-GB"/>
          </w:rPr>
          <w:t xml:space="preserve">Error </w:t>
        </w:r>
      </w:ins>
      <w:ins w:author="Jonathan Leipold - BDAE Gruppe" w:date="2023-10-22T00:59:00Z" w:id="1401">
        <w:r w:rsidR="00285615">
          <w:rPr>
            <w:sz w:val="20"/>
            <w:szCs w:val="20"/>
            <w:lang w:val="en-GB"/>
          </w:rPr>
          <w:t xml:space="preserve">means that the model falsely predicts a contract to be terminated by the customer. This would result in </w:t>
        </w:r>
      </w:ins>
      <w:ins w:author="Jonathan Leipold - BDAE Gruppe" w:date="2023-10-22T01:02:00Z" w:id="1402">
        <w:r w:rsidR="00613C42">
          <w:rPr>
            <w:sz w:val="20"/>
            <w:szCs w:val="20"/>
            <w:lang w:val="en-GB"/>
          </w:rPr>
          <w:t>a “false warning”. On the other hand a FN</w:t>
        </w:r>
      </w:ins>
      <w:ins w:author="Jonathan Leipold - BDAE Gruppe" w:date="2023-10-22T01:03:00Z" w:id="1403">
        <w:r w:rsidR="00613C42">
          <w:rPr>
            <w:sz w:val="20"/>
            <w:szCs w:val="20"/>
            <w:lang w:val="en-GB"/>
          </w:rPr>
          <w:t xml:space="preserve"> Error would result in missing a </w:t>
        </w:r>
        <w:r w:rsidR="00AA0ADB">
          <w:rPr>
            <w:sz w:val="20"/>
            <w:szCs w:val="20"/>
            <w:lang w:val="en-GB"/>
          </w:rPr>
          <w:t xml:space="preserve">terminated contract and therefore a missed chance </w:t>
        </w:r>
      </w:ins>
      <w:ins w:author="Jonathan Leipold - BDAE Gruppe" w:date="2023-10-22T01:04:00Z" w:id="1404">
        <w:r w:rsidRPr="004030C4" w:rsidR="004030C4">
          <w:rPr>
            <w:sz w:val="20"/>
            <w:szCs w:val="20"/>
            <w:lang w:val="en-GB"/>
          </w:rPr>
          <w:t xml:space="preserve">to counteract the </w:t>
        </w:r>
        <w:r w:rsidR="004030C4">
          <w:rPr>
            <w:sz w:val="20"/>
            <w:szCs w:val="20"/>
            <w:lang w:val="en-GB"/>
          </w:rPr>
          <w:t xml:space="preserve">termination. </w:t>
        </w:r>
        <w:r w:rsidR="007D1162">
          <w:rPr>
            <w:sz w:val="20"/>
            <w:szCs w:val="20"/>
            <w:lang w:val="en-GB"/>
          </w:rPr>
          <w:t xml:space="preserve">So, in the first place it’s chosen to </w:t>
        </w:r>
        <w:r w:rsidRPr="009C1D9F" w:rsidR="007D1162">
          <w:rPr>
            <w:b/>
            <w:sz w:val="20"/>
            <w:szCs w:val="20"/>
            <w:lang w:val="en-GB"/>
            <w:rPrChange w:author="Jonathan Leipold - BDAE Gruppe" w:date="2023-10-22T01:05:00Z" w:id="1405">
              <w:rPr>
                <w:sz w:val="20"/>
                <w:szCs w:val="20"/>
                <w:lang w:val="en-GB"/>
              </w:rPr>
            </w:rPrChange>
          </w:rPr>
          <w:t>minimize the FN Rate</w:t>
        </w:r>
        <w:r w:rsidR="007D1162">
          <w:rPr>
            <w:sz w:val="20"/>
            <w:szCs w:val="20"/>
            <w:lang w:val="en-GB"/>
          </w:rPr>
          <w:t xml:space="preserve"> (Type 2 error)</w:t>
        </w:r>
      </w:ins>
      <w:ins w:author="Jonathan Leipold - BDAE Gruppe" w:date="2023-10-22T01:08:00Z" w:id="1406">
        <w:r w:rsidR="000153BD">
          <w:rPr>
            <w:sz w:val="20"/>
            <w:szCs w:val="20"/>
            <w:lang w:val="en-GB"/>
          </w:rPr>
          <w:t xml:space="preserve"> </w:t>
        </w:r>
      </w:ins>
      <w:ins w:author="Jonathan Leipold - BDAE Gruppe" w:date="2023-10-22T01:11:00Z" w:id="1407">
        <w:r w:rsidR="008E6BC0">
          <w:rPr>
            <w:sz w:val="20"/>
            <w:szCs w:val="20"/>
            <w:lang w:val="en-GB"/>
          </w:rPr>
          <w:t>to</w:t>
        </w:r>
      </w:ins>
      <w:ins w:author="Jonathan Leipold - BDAE Gruppe" w:date="2023-10-22T01:08:00Z" w:id="1408">
        <w:r w:rsidR="000153BD">
          <w:rPr>
            <w:sz w:val="20"/>
            <w:szCs w:val="20"/>
            <w:lang w:val="en-GB"/>
          </w:rPr>
          <w:t xml:space="preserve"> maximize the </w:t>
        </w:r>
        <w:r w:rsidR="00333F63">
          <w:rPr>
            <w:sz w:val="20"/>
            <w:szCs w:val="20"/>
            <w:lang w:val="en-GB"/>
          </w:rPr>
          <w:t>number of detected terminations</w:t>
        </w:r>
      </w:ins>
      <w:ins w:author="Jonathan Leipold - BDAE Gruppe" w:date="2023-10-22T01:04:00Z" w:id="1409">
        <w:r w:rsidR="007D1162">
          <w:rPr>
            <w:sz w:val="20"/>
            <w:szCs w:val="20"/>
            <w:lang w:val="en-GB"/>
          </w:rPr>
          <w:t xml:space="preserve">. </w:t>
        </w:r>
      </w:ins>
    </w:p>
    <w:p w:rsidR="00FA57B9" w:rsidP="004030C4" w:rsidRDefault="00FA57B9" w14:paraId="71B2B422" w14:textId="24D182DE">
      <w:pPr>
        <w:rPr>
          <w:ins w:author="Jonathan Leipold - BDAE Gruppe" w:date="2023-10-22T01:06:00Z" w:id="1410"/>
          <w:sz w:val="20"/>
          <w:szCs w:val="20"/>
          <w:lang w:val="en-GB"/>
        </w:rPr>
      </w:pPr>
      <w:ins w:author="Jonathan Leipold - BDAE Gruppe" w:date="2023-10-22T01:06:00Z" w:id="1411">
        <w:r>
          <w:rPr>
            <w:sz w:val="20"/>
            <w:szCs w:val="20"/>
            <w:lang w:val="en-GB"/>
          </w:rPr>
          <w:t xml:space="preserve">So, while </w:t>
        </w:r>
      </w:ins>
      <w:ins w:author="Jonathan Leipold - BDAE Gruppe" w:date="2023-10-22T01:12:00Z" w:id="1412">
        <w:r w:rsidR="00260E13">
          <w:rPr>
            <w:sz w:val="20"/>
            <w:szCs w:val="20"/>
            <w:lang w:val="en-GB"/>
          </w:rPr>
          <w:t xml:space="preserve">a good </w:t>
        </w:r>
      </w:ins>
      <w:ins w:author="Jonathan Leipold - BDAE Gruppe" w:date="2023-10-22T01:06:00Z" w:id="1413">
        <w:r>
          <w:rPr>
            <w:sz w:val="20"/>
            <w:szCs w:val="20"/>
            <w:lang w:val="en-GB"/>
          </w:rPr>
          <w:t xml:space="preserve">Precision </w:t>
        </w:r>
      </w:ins>
      <w:ins w:author="Jonathan Leipold - BDAE Gruppe" w:date="2023-10-22T01:12:00Z" w:id="1414">
        <w:r w:rsidR="00260E13">
          <w:rPr>
            <w:sz w:val="20"/>
            <w:szCs w:val="20"/>
            <w:lang w:val="en-GB"/>
          </w:rPr>
          <w:t xml:space="preserve">score </w:t>
        </w:r>
      </w:ins>
      <w:ins w:author="Jonathan Leipold - BDAE Gruppe" w:date="2023-10-22T01:09:00Z" w:id="1415">
        <w:r w:rsidR="0001717B">
          <w:rPr>
            <w:sz w:val="20"/>
            <w:szCs w:val="20"/>
            <w:lang w:val="en-GB"/>
          </w:rPr>
          <w:t>within the positive</w:t>
        </w:r>
        <w:r w:rsidR="00890558">
          <w:rPr>
            <w:sz w:val="20"/>
            <w:szCs w:val="20"/>
            <w:lang w:val="en-GB"/>
          </w:rPr>
          <w:t xml:space="preserve"> class (1) is important to </w:t>
        </w:r>
      </w:ins>
      <w:ins w:author="Jonathan Leipold - BDAE Gruppe" w:date="2023-10-22T01:10:00Z" w:id="1416">
        <w:r w:rsidR="00DF4224">
          <w:rPr>
            <w:sz w:val="20"/>
            <w:szCs w:val="20"/>
            <w:lang w:val="en-GB"/>
          </w:rPr>
          <w:t>not</w:t>
        </w:r>
        <w:r w:rsidR="00112641">
          <w:rPr>
            <w:sz w:val="20"/>
            <w:szCs w:val="20"/>
            <w:lang w:val="en-GB"/>
          </w:rPr>
          <w:t xml:space="preserve"> waste capacity on controlling too many false a</w:t>
        </w:r>
      </w:ins>
      <w:ins w:author="Jonathan Leipold - BDAE Gruppe" w:date="2023-10-22T01:11:00Z" w:id="1417">
        <w:r w:rsidR="00112641">
          <w:rPr>
            <w:sz w:val="20"/>
            <w:szCs w:val="20"/>
            <w:lang w:val="en-GB"/>
          </w:rPr>
          <w:t>larms</w:t>
        </w:r>
      </w:ins>
      <w:ins w:author="Jonathan Leipold - BDAE Gruppe" w:date="2023-10-22T01:12:00Z" w:id="1418">
        <w:r w:rsidR="00B81D2B">
          <w:rPr>
            <w:sz w:val="20"/>
            <w:szCs w:val="20"/>
            <w:lang w:val="en-GB"/>
          </w:rPr>
          <w:t xml:space="preserve"> </w:t>
        </w:r>
        <w:r w:rsidRPr="00B81D2B" w:rsidR="00B81D2B">
          <w:rPr>
            <w:sz w:val="20"/>
            <w:szCs w:val="20"/>
            <w:lang w:val="en-GB"/>
          </w:rPr>
          <w:t>in practice</w:t>
        </w:r>
      </w:ins>
      <w:ins w:author="Jonathan Leipold - BDAE Gruppe" w:date="2023-10-22T01:11:00Z" w:id="1419">
        <w:r w:rsidR="00112641">
          <w:rPr>
            <w:sz w:val="20"/>
            <w:szCs w:val="20"/>
            <w:lang w:val="en-GB"/>
          </w:rPr>
          <w:t xml:space="preserve">, Recall of the positive class </w:t>
        </w:r>
      </w:ins>
      <w:ins w:author="Jonathan Leipold - BDAE Gruppe" w:date="2023-10-22T01:13:00Z" w:id="1420">
        <w:r w:rsidR="00947FF1">
          <w:rPr>
            <w:sz w:val="20"/>
            <w:szCs w:val="20"/>
            <w:lang w:val="en-GB"/>
          </w:rPr>
          <w:t xml:space="preserve">should be </w:t>
        </w:r>
      </w:ins>
      <w:ins w:author="Jonathan Leipold - BDAE Gruppe" w:date="2023-10-22T01:11:00Z" w:id="1421">
        <w:r w:rsidR="00112641">
          <w:rPr>
            <w:sz w:val="20"/>
            <w:szCs w:val="20"/>
            <w:lang w:val="en-GB"/>
          </w:rPr>
          <w:t xml:space="preserve">ranked even </w:t>
        </w:r>
      </w:ins>
      <w:ins w:author="Jonathan Leipold - BDAE Gruppe" w:date="2023-10-22T01:17:00Z" w:id="1422">
        <w:r w:rsidR="00060D64">
          <w:rPr>
            <w:sz w:val="20"/>
            <w:szCs w:val="20"/>
            <w:lang w:val="en-GB"/>
          </w:rPr>
          <w:t xml:space="preserve">slightly </w:t>
        </w:r>
      </w:ins>
      <w:ins w:author="Jonathan Leipold - BDAE Gruppe" w:date="2023-10-22T01:11:00Z" w:id="1423">
        <w:r w:rsidR="00112641">
          <w:rPr>
            <w:sz w:val="20"/>
            <w:szCs w:val="20"/>
            <w:lang w:val="en-GB"/>
          </w:rPr>
          <w:t xml:space="preserve">higher to </w:t>
        </w:r>
      </w:ins>
      <w:ins w:author="Jonathan Leipold - BDAE Gruppe" w:date="2023-10-22T01:13:00Z" w:id="1424">
        <w:r w:rsidR="00947FF1">
          <w:rPr>
            <w:sz w:val="20"/>
            <w:szCs w:val="20"/>
            <w:lang w:val="en-GB"/>
          </w:rPr>
          <w:t xml:space="preserve">avoid </w:t>
        </w:r>
        <w:r w:rsidRPr="003F30BE" w:rsidR="003F30BE">
          <w:rPr>
            <w:sz w:val="20"/>
            <w:szCs w:val="20"/>
            <w:lang w:val="en-GB"/>
          </w:rPr>
          <w:t>undiscovered terminations</w:t>
        </w:r>
      </w:ins>
      <w:ins w:author="Jonathan Leipold - BDAE Gruppe" w:date="2023-10-22T01:14:00Z" w:id="1425">
        <w:r w:rsidR="003F30BE">
          <w:rPr>
            <w:sz w:val="20"/>
            <w:szCs w:val="20"/>
            <w:lang w:val="en-GB"/>
          </w:rPr>
          <w:t>.</w:t>
        </w:r>
      </w:ins>
    </w:p>
    <w:p w:rsidR="009C1D9F" w:rsidRDefault="005C3236" w14:paraId="1B2EA948" w14:textId="626C3544">
      <w:pPr>
        <w:rPr>
          <w:ins w:author="Jonathan Leipold - BDAE Gruppe" w:date="2023-10-22T01:24:00Z" w:id="1426"/>
          <w:sz w:val="20"/>
          <w:szCs w:val="20"/>
          <w:lang w:val="en-GB"/>
        </w:rPr>
        <w:pPrChange w:author="Jonathan Leipold - BDAE Gruppe" w:date="2023-10-22T01:24:00Z" w:id="1427">
          <w:pPr>
            <w:ind w:left="720" w:hanging="720"/>
          </w:pPr>
        </w:pPrChange>
      </w:pPr>
      <w:ins w:author="Jonathan Leipold - BDAE Gruppe" w:date="2023-10-22T01:17:00Z" w:id="1428">
        <w:r>
          <w:rPr>
            <w:sz w:val="20"/>
            <w:szCs w:val="20"/>
            <w:lang w:val="en-GB"/>
          </w:rPr>
          <w:t xml:space="preserve">To keep track of both </w:t>
        </w:r>
        <w:r w:rsidR="00976788">
          <w:rPr>
            <w:sz w:val="20"/>
            <w:szCs w:val="20"/>
            <w:lang w:val="en-GB"/>
          </w:rPr>
          <w:t>–</w:t>
        </w:r>
        <w:r>
          <w:rPr>
            <w:sz w:val="20"/>
            <w:szCs w:val="20"/>
            <w:lang w:val="en-GB"/>
          </w:rPr>
          <w:t xml:space="preserve"> </w:t>
        </w:r>
      </w:ins>
      <w:ins w:author="Jonathan Leipold - BDAE Gruppe" w:date="2023-10-22T01:18:00Z" w:id="1429">
        <w:r w:rsidR="00976788">
          <w:rPr>
            <w:sz w:val="20"/>
            <w:szCs w:val="20"/>
            <w:lang w:val="en-GB"/>
          </w:rPr>
          <w:t>precision</w:t>
        </w:r>
      </w:ins>
      <w:ins w:author="Jonathan Leipold - BDAE Gruppe" w:date="2023-10-22T01:17:00Z" w:id="1430">
        <w:r w:rsidR="00976788">
          <w:rPr>
            <w:sz w:val="20"/>
            <w:szCs w:val="20"/>
            <w:lang w:val="en-GB"/>
          </w:rPr>
          <w:t xml:space="preserve"> and recall </w:t>
        </w:r>
      </w:ins>
      <w:ins w:author="Jonathan Leipold - BDAE Gruppe" w:date="2023-10-22T01:18:00Z" w:id="1431">
        <w:r w:rsidR="00976788">
          <w:rPr>
            <w:sz w:val="20"/>
            <w:szCs w:val="20"/>
            <w:lang w:val="en-GB"/>
          </w:rPr>
          <w:t>-</w:t>
        </w:r>
      </w:ins>
      <w:ins w:author="Jonathan Leipold - BDAE Gruppe" w:date="2023-10-22T01:05:00Z" w:id="1432">
        <w:r w:rsidR="009C1D9F">
          <w:rPr>
            <w:sz w:val="20"/>
            <w:szCs w:val="20"/>
            <w:lang w:val="en-GB"/>
          </w:rPr>
          <w:t xml:space="preserve"> the main metric </w:t>
        </w:r>
      </w:ins>
      <w:ins w:author="Jonathan Leipold - BDAE Gruppe" w:date="2023-10-22T01:23:00Z" w:id="1433">
        <w:r w:rsidR="00C81493">
          <w:rPr>
            <w:sz w:val="20"/>
            <w:szCs w:val="20"/>
            <w:lang w:val="en-GB"/>
          </w:rPr>
          <w:t xml:space="preserve">chosen is </w:t>
        </w:r>
      </w:ins>
      <w:ins w:author="Jonathan Leipold - BDAE Gruppe" w:date="2023-10-22T01:05:00Z" w:id="1434">
        <w:r w:rsidR="009C1D9F">
          <w:rPr>
            <w:sz w:val="20"/>
            <w:szCs w:val="20"/>
            <w:lang w:val="en-GB"/>
          </w:rPr>
          <w:t xml:space="preserve">the </w:t>
        </w:r>
        <w:r w:rsidR="009C1D9F">
          <w:rPr>
            <w:b/>
            <w:sz w:val="20"/>
            <w:szCs w:val="20"/>
            <w:lang w:val="en-GB"/>
          </w:rPr>
          <w:t>f1-score</w:t>
        </w:r>
        <w:r w:rsidR="009C1D9F">
          <w:rPr>
            <w:sz w:val="20"/>
            <w:szCs w:val="20"/>
            <w:lang w:val="en-GB"/>
          </w:rPr>
          <w:t xml:space="preserve">. </w:t>
        </w:r>
      </w:ins>
      <w:ins w:author="Jonathan Leipold - BDAE Gruppe" w:date="2023-10-22T01:18:00Z" w:id="1435">
        <w:r w:rsidR="00976788">
          <w:rPr>
            <w:sz w:val="20"/>
            <w:szCs w:val="20"/>
            <w:lang w:val="en-GB"/>
          </w:rPr>
          <w:t xml:space="preserve">Alternative metric could be </w:t>
        </w:r>
      </w:ins>
      <w:ins w:author="Jonathan Leipold - BDAE Gruppe" w:date="2023-10-22T01:22:00Z" w:id="1436">
        <w:r w:rsidR="008A61D4">
          <w:rPr>
            <w:sz w:val="20"/>
            <w:szCs w:val="20"/>
            <w:lang w:val="en-GB"/>
          </w:rPr>
          <w:t xml:space="preserve">f2-score to </w:t>
        </w:r>
        <w:r w:rsidR="00653562">
          <w:rPr>
            <w:sz w:val="20"/>
            <w:szCs w:val="20"/>
            <w:lang w:val="en-GB"/>
          </w:rPr>
          <w:t xml:space="preserve">put the </w:t>
        </w:r>
        <w:r w:rsidRPr="00653562" w:rsidR="00653562">
          <w:rPr>
            <w:sz w:val="20"/>
            <w:szCs w:val="20"/>
            <w:lang w:val="en-GB"/>
          </w:rPr>
          <w:t>emphasis</w:t>
        </w:r>
        <w:r w:rsidR="00653562">
          <w:rPr>
            <w:sz w:val="20"/>
            <w:szCs w:val="20"/>
            <w:lang w:val="en-GB"/>
          </w:rPr>
          <w:t xml:space="preserve"> more onto recall</w:t>
        </w:r>
      </w:ins>
      <w:ins w:author="Jonathan Leipold - BDAE Gruppe" w:date="2023-10-22T01:34:00Z" w:id="1437">
        <w:r w:rsidR="00584384">
          <w:rPr>
            <w:sz w:val="20"/>
            <w:szCs w:val="20"/>
            <w:lang w:val="en-GB"/>
          </w:rPr>
          <w:t>.</w:t>
        </w:r>
      </w:ins>
      <w:ins w:author="Jonathan Leipold - BDAE Gruppe" w:date="2023-10-22T01:23:00Z" w:id="1438">
        <w:r w:rsidR="00653562">
          <w:rPr>
            <w:rStyle w:val="FootnoteReference"/>
            <w:sz w:val="20"/>
            <w:szCs w:val="20"/>
            <w:lang w:val="en-GB"/>
          </w:rPr>
          <w:footnoteReference w:id="4"/>
        </w:r>
      </w:ins>
    </w:p>
    <w:p w:rsidR="00D33C65" w:rsidP="00F47078" w:rsidRDefault="00D33C65" w14:paraId="20CFD027" w14:textId="77777777">
      <w:pPr>
        <w:pStyle w:val="Heading2"/>
        <w:rPr>
          <w:ins w:author="Jonathan Leipold - BDAE Gruppe" w:date="2023-10-22T23:21:00Z" w:id="1444"/>
          <w:lang w:val="en-GB"/>
        </w:rPr>
      </w:pPr>
    </w:p>
    <w:p w:rsidRPr="00631A4D" w:rsidR="00986C06" w:rsidDel="00986C06" w:rsidRDefault="00631A4D" w14:paraId="66F4F073" w14:textId="07F017DB">
      <w:pPr>
        <w:pStyle w:val="Heading2"/>
        <w:rPr>
          <w:del w:author="Jonathan Leipold - BDAE Gruppe" w:date="2023-10-22T01:24:00Z" w:id="1445"/>
          <w:lang w:val="en-GB"/>
        </w:rPr>
        <w:pPrChange w:author="Jonathan Leipold - BDAE Gruppe" w:date="2023-10-22T22:44:00Z" w:id="1446">
          <w:pPr>
            <w:pStyle w:val="ListBullet"/>
          </w:pPr>
        </w:pPrChange>
      </w:pPr>
      <w:ins w:author="Jonathan Leipold - BDAE Gruppe" w:date="2023-10-22T22:44:00Z" w:id="1447">
        <w:r>
          <w:rPr>
            <w:lang w:val="en-GB"/>
          </w:rPr>
          <w:t xml:space="preserve">II.2.2 </w:t>
        </w:r>
      </w:ins>
      <w:ins w:author="Jonathan Leipold - BDAE Gruppe" w:date="2023-10-22T22:45:00Z" w:id="1448">
        <w:r w:rsidRPr="00783899" w:rsidR="002E07C9">
          <w:rPr>
            <w:sz w:val="22"/>
            <w:lang w:val="en-GB"/>
          </w:rPr>
          <w:t>Model choice and optimization</w:t>
        </w:r>
      </w:ins>
    </w:p>
    <w:p w:rsidR="00986C06" w:rsidP="00F47078" w:rsidRDefault="00986C06" w14:paraId="48CBAF33" w14:textId="77777777">
      <w:pPr>
        <w:pStyle w:val="Heading2"/>
        <w:rPr>
          <w:ins w:author="Jonathan Leipold - BDAE Gruppe" w:date="2023-10-22T22:45:00Z" w:id="1449"/>
          <w:sz w:val="22"/>
          <w:lang w:val="en-GB"/>
        </w:rPr>
      </w:pPr>
      <w:bookmarkStart w:name="_Toc148803244" w:id="1450"/>
      <w:bookmarkStart w:name="_Toc698514707" w:id="1451"/>
    </w:p>
    <w:p w:rsidR="001F43C7" w:rsidP="001F43C7" w:rsidRDefault="001F43C7" w14:paraId="20E31BAF" w14:textId="492A0D10">
      <w:pPr>
        <w:rPr>
          <w:ins w:author="Jonathan Leipold - BDAE Gruppe" w:date="2023-10-22T22:48:00Z" w:id="1452"/>
          <w:lang w:val="en-GB"/>
        </w:rPr>
      </w:pPr>
      <w:ins w:author="Jonathan Leipold - BDAE Gruppe" w:date="2023-10-22T22:45:00Z" w:id="1453">
        <w:r>
          <w:rPr>
            <w:lang w:val="en-GB"/>
          </w:rPr>
          <w:t xml:space="preserve">Initially DecisionTree </w:t>
        </w:r>
        <w:r w:rsidR="007415A5">
          <w:rPr>
            <w:lang w:val="en-GB"/>
          </w:rPr>
          <w:t>was chosen as fi</w:t>
        </w:r>
      </w:ins>
      <w:ins w:author="Jonathan Leipold - BDAE Gruppe" w:date="2023-10-22T22:46:00Z" w:id="1454">
        <w:r w:rsidR="007415A5">
          <w:rPr>
            <w:lang w:val="en-GB"/>
          </w:rPr>
          <w:t>rst option to start with a easily interpretable model</w:t>
        </w:r>
        <w:r w:rsidR="00A9788A">
          <w:rPr>
            <w:lang w:val="en-GB"/>
          </w:rPr>
          <w:t xml:space="preserve">. </w:t>
        </w:r>
      </w:ins>
      <w:ins w:author="Jonathan Leipold - BDAE Gruppe" w:date="2023-10-22T22:47:00Z" w:id="1455">
        <w:r w:rsidR="009D168E">
          <w:rPr>
            <w:lang w:val="en-GB"/>
          </w:rPr>
          <w:t xml:space="preserve">Discovering Shap as Interpreter it got replaced by </w:t>
        </w:r>
      </w:ins>
      <w:proofErr w:type="spellStart"/>
      <w:ins w:author="Jonathan Leipold - BDAE Gruppe" w:date="2023-10-22T23:10:00Z" w:id="1456">
        <w:r w:rsidRPr="00AF3B91" w:rsidR="00AF3B91">
          <w:rPr>
            <w:b/>
            <w:lang w:val="en-GB"/>
            <w:rPrChange w:author="Jonathan Leipold - BDAE Gruppe" w:date="2023-10-22T23:10:00Z" w:id="1457">
              <w:rPr>
                <w:lang w:val="en-GB"/>
              </w:rPr>
            </w:rPrChange>
          </w:rPr>
          <w:t>XGBClassifier</w:t>
        </w:r>
        <w:proofErr w:type="spellEnd"/>
        <w:r w:rsidR="00AF3B91">
          <w:rPr>
            <w:lang w:val="en-GB"/>
          </w:rPr>
          <w:t xml:space="preserve"> </w:t>
        </w:r>
      </w:ins>
      <w:ins w:author="Jonathan Leipold - BDAE Gruppe" w:date="2023-10-22T22:47:00Z" w:id="1458">
        <w:r w:rsidR="009D168E">
          <w:rPr>
            <w:lang w:val="en-GB"/>
          </w:rPr>
          <w:t>algorithm</w:t>
        </w:r>
        <w:r w:rsidR="009B20F8">
          <w:rPr>
            <w:lang w:val="en-GB"/>
          </w:rPr>
          <w:t xml:space="preserve"> </w:t>
        </w:r>
      </w:ins>
      <w:ins w:author="Jonathan Leipold - BDAE Gruppe" w:date="2023-10-22T23:10:00Z" w:id="1459">
        <w:r w:rsidR="00AF3B91">
          <w:rPr>
            <w:lang w:val="en-GB"/>
          </w:rPr>
          <w:t>to</w:t>
        </w:r>
      </w:ins>
      <w:ins w:author="Jonathan Leipold - BDAE Gruppe" w:date="2023-10-22T22:47:00Z" w:id="1460">
        <w:r w:rsidR="009B20F8">
          <w:rPr>
            <w:lang w:val="en-GB"/>
          </w:rPr>
          <w:t xml:space="preserve"> maximize the performance</w:t>
        </w:r>
      </w:ins>
      <w:ins w:author="Jonathan Leipold - BDAE Gruppe" w:date="2023-10-22T22:48:00Z" w:id="1461">
        <w:r w:rsidR="00AF4B5C">
          <w:rPr>
            <w:lang w:val="en-GB"/>
          </w:rPr>
          <w:t>.</w:t>
        </w:r>
      </w:ins>
    </w:p>
    <w:p w:rsidR="00AF4B5C" w:rsidP="001F43C7" w:rsidRDefault="00AF4B5C" w14:paraId="4FDA74D9" w14:textId="19B5B820">
      <w:pPr>
        <w:rPr>
          <w:ins w:author="Jonathan Leipold - BDAE Gruppe" w:date="2023-10-22T22:49:00Z" w:id="1462"/>
          <w:lang w:val="en-GB"/>
        </w:rPr>
      </w:pPr>
      <w:ins w:author="Jonathan Leipold - BDAE Gruppe" w:date="2023-10-22T22:48:00Z" w:id="1463">
        <w:r>
          <w:rPr>
            <w:lang w:val="en-GB"/>
          </w:rPr>
          <w:t xml:space="preserve">Without setting any parameters it resulted from the beginning in </w:t>
        </w:r>
        <w:r w:rsidR="00397649">
          <w:rPr>
            <w:lang w:val="en-GB"/>
          </w:rPr>
          <w:t xml:space="preserve">solid results </w:t>
        </w:r>
      </w:ins>
      <w:ins w:author="Jonathan Leipold - BDAE Gruppe" w:date="2023-10-22T22:49:00Z" w:id="1464">
        <w:r w:rsidR="00397649">
          <w:rPr>
            <w:lang w:val="en-GB"/>
          </w:rPr>
          <w:t>on the ‘terminated’ target</w:t>
        </w:r>
        <w:r w:rsidR="006206DA">
          <w:rPr>
            <w:lang w:val="en-GB"/>
          </w:rPr>
          <w:t xml:space="preserve">. </w:t>
        </w:r>
      </w:ins>
    </w:p>
    <w:p w:rsidR="00FF6CF0" w:rsidP="00FF6CF0" w:rsidRDefault="00FB1508" w14:paraId="3CC63B8E" w14:textId="6988A8D3">
      <w:pPr>
        <w:keepNext/>
        <w:rPr>
          <w:ins w:author="Jonathan Leipold - BDAE Gruppe" w:date="2023-10-22T22:56:00Z" w:id="1465"/>
        </w:rPr>
      </w:pPr>
      <w:ins w:author="Jonathan Leipold - BDAE Gruppe" w:date="2023-10-22T23:04:00Z" w:id="1466">
        <w:r>
          <w:rPr>
            <w:noProof/>
          </w:rPr>
          <w:drawing>
            <wp:inline distT="0" distB="0" distL="0" distR="0" wp14:anchorId="3AC183CA" wp14:editId="175F54FA">
              <wp:extent cx="5274310" cy="2266315"/>
              <wp:effectExtent l="0" t="0" r="2540" b="635"/>
              <wp:docPr id="736820231" name="Grafik 73682023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20231" name="Grafik 1" descr="Ein Bild, das Text, Screenshot, Schrift, Zahl enthält.&#10;&#10;Automatisch generierte Beschreibung"/>
                      <pic:cNvPicPr/>
                    </pic:nvPicPr>
                    <pic:blipFill>
                      <a:blip r:embed="rId40"/>
                      <a:stretch>
                        <a:fillRect/>
                      </a:stretch>
                    </pic:blipFill>
                    <pic:spPr>
                      <a:xfrm>
                        <a:off x="0" y="0"/>
                        <a:ext cx="5274310" cy="2266315"/>
                      </a:xfrm>
                      <a:prstGeom prst="rect">
                        <a:avLst/>
                      </a:prstGeom>
                    </pic:spPr>
                  </pic:pic>
                </a:graphicData>
              </a:graphic>
            </wp:inline>
          </w:drawing>
        </w:r>
      </w:ins>
    </w:p>
    <w:p w:rsidRPr="00FB1508" w:rsidR="00FF6CF0" w:rsidP="00FF6CF0" w:rsidRDefault="00FF6CF0" w14:paraId="1BE790CD" w14:textId="1537F65B">
      <w:pPr>
        <w:pStyle w:val="Caption"/>
        <w:rPr>
          <w:ins w:author="Jonathan Leipold - BDAE Gruppe" w:date="2023-10-22T22:56:00Z" w:id="1467"/>
          <w:lang w:val="en-GB"/>
          <w:rPrChange w:author="Jonathan Leipold - BDAE Gruppe" w:date="2023-10-22T23:04:00Z" w:id="1468">
            <w:rPr>
              <w:ins w:author="Jonathan Leipold - BDAE Gruppe" w:date="2023-10-22T22:56:00Z" w:id="1469"/>
            </w:rPr>
          </w:rPrChange>
        </w:rPr>
      </w:pPr>
      <w:ins w:author="Jonathan Leipold - BDAE Gruppe" w:date="2023-10-22T22:56:00Z" w:id="1470">
        <w:r w:rsidRPr="00FB1508">
          <w:rPr>
            <w:lang w:val="en-GB"/>
            <w:rPrChange w:author="Jonathan Leipold - BDAE Gruppe" w:date="2023-10-22T23:04:00Z" w:id="1471">
              <w:rPr/>
            </w:rPrChange>
          </w:rPr>
          <w:t xml:space="preserve">Figure </w:t>
        </w:r>
        <w:r>
          <w:fldChar w:fldCharType="begin"/>
        </w:r>
        <w:r w:rsidRPr="00FB1508">
          <w:rPr>
            <w:lang w:val="en-GB"/>
            <w:rPrChange w:author="Jonathan Leipold - BDAE Gruppe" w:date="2023-10-22T23:04:00Z" w:id="1472">
              <w:rPr/>
            </w:rPrChange>
          </w:rPr>
          <w:instrText xml:space="preserve"> SEQ Figure \* ARABIC </w:instrText>
        </w:r>
      </w:ins>
      <w:r>
        <w:fldChar w:fldCharType="separate"/>
      </w:r>
      <w:ins w:author="Jonathan Leipold - BDAE Gruppe" w:date="2023-10-22T23:20:00Z" w:id="1473">
        <w:r w:rsidR="002B6A51">
          <w:rPr>
            <w:noProof/>
            <w:lang w:val="en-GB"/>
          </w:rPr>
          <w:t>19</w:t>
        </w:r>
      </w:ins>
      <w:ins w:author="Jonathan Leipold - BDAE Gruppe" w:date="2023-10-22T22:56:00Z" w:id="1474">
        <w:r>
          <w:fldChar w:fldCharType="end"/>
        </w:r>
        <w:r w:rsidRPr="00FB1508">
          <w:rPr>
            <w:lang w:val="en-GB"/>
            <w:rPrChange w:author="Jonathan Leipold - BDAE Gruppe" w:date="2023-10-22T23:04:00Z" w:id="1475">
              <w:rPr/>
            </w:rPrChange>
          </w:rPr>
          <w:t xml:space="preserve">: First results of </w:t>
        </w:r>
        <w:proofErr w:type="spellStart"/>
        <w:r w:rsidRPr="00FB1508">
          <w:rPr>
            <w:lang w:val="en-GB"/>
            <w:rPrChange w:author="Jonathan Leipold - BDAE Gruppe" w:date="2023-10-22T23:04:00Z" w:id="1476">
              <w:rPr/>
            </w:rPrChange>
          </w:rPr>
          <w:t>xgboost</w:t>
        </w:r>
        <w:proofErr w:type="spellEnd"/>
        <w:r w:rsidRPr="00FB1508">
          <w:rPr>
            <w:lang w:val="en-GB"/>
            <w:rPrChange w:author="Jonathan Leipold - BDAE Gruppe" w:date="2023-10-22T23:04:00Z" w:id="1477">
              <w:rPr/>
            </w:rPrChange>
          </w:rPr>
          <w:t xml:space="preserve"> on 'terminated' and '</w:t>
        </w:r>
        <w:proofErr w:type="spellStart"/>
        <w:r w:rsidRPr="00FB1508">
          <w:rPr>
            <w:lang w:val="en-GB"/>
            <w:rPrChange w:author="Jonathan Leipold - BDAE Gruppe" w:date="2023-10-22T23:04:00Z" w:id="1478">
              <w:rPr/>
            </w:rPrChange>
          </w:rPr>
          <w:t>ds_terminated</w:t>
        </w:r>
        <w:proofErr w:type="spellEnd"/>
        <w:r w:rsidRPr="00FB1508">
          <w:rPr>
            <w:lang w:val="en-GB"/>
            <w:rPrChange w:author="Jonathan Leipold - BDAE Gruppe" w:date="2023-10-22T23:04:00Z" w:id="1479">
              <w:rPr/>
            </w:rPrChange>
          </w:rPr>
          <w:t>'</w:t>
        </w:r>
      </w:ins>
    </w:p>
    <w:p w:rsidRPr="00FF6CF0" w:rsidR="00397649" w:rsidRDefault="002472DD" w14:paraId="32B1E663" w14:textId="14F01FAE">
      <w:pPr>
        <w:keepNext/>
        <w:rPr>
          <w:ins w:author="Jonathan Leipold - BDAE Gruppe" w:date="2023-10-22T22:49:00Z" w:id="1480"/>
          <w:lang w:val="en-GB"/>
          <w:rPrChange w:author="Jonathan Leipold - BDAE Gruppe" w:date="2023-10-22T22:56:00Z" w:id="1481">
            <w:rPr>
              <w:ins w:author="Jonathan Leipold - BDAE Gruppe" w:date="2023-10-22T22:49:00Z" w:id="1482"/>
            </w:rPr>
          </w:rPrChange>
        </w:rPr>
        <w:pPrChange w:author="Jonathan Leipold - BDAE Gruppe" w:date="2023-10-22T22:49:00Z" w:id="1483">
          <w:pPr/>
        </w:pPrChange>
      </w:pPr>
      <w:ins w:author="Jonathan Leipold - BDAE Gruppe" w:date="2023-10-22T22:54:00Z" w:id="1484">
        <w:r w:rsidRPr="00FF6CF0">
          <w:rPr>
            <w:noProof/>
            <w:lang w:val="en-GB"/>
            <w:rPrChange w:author="Jonathan Leipold - BDAE Gruppe" w:date="2023-10-22T22:56:00Z" w:id="1485">
              <w:rPr>
                <w:noProof/>
              </w:rPr>
            </w:rPrChange>
          </w:rPr>
          <w:t xml:space="preserve"> </w:t>
        </w:r>
      </w:ins>
    </w:p>
    <w:p w:rsidR="001F43C7" w:rsidP="001F43C7" w:rsidRDefault="00D52581" w14:paraId="1E1824B8" w14:textId="0153F68F">
      <w:pPr>
        <w:rPr>
          <w:ins w:author="Jonathan Leipold - BDAE Gruppe" w:date="2023-10-22T23:06:00Z" w:id="1486"/>
          <w:lang w:val="en-GB"/>
        </w:rPr>
      </w:pPr>
      <w:ins w:author="Jonathan Leipold - BDAE Gruppe" w:date="2023-10-22T22:51:00Z" w:id="1487">
        <w:r>
          <w:rPr>
            <w:lang w:val="en-GB"/>
          </w:rPr>
          <w:t xml:space="preserve">For </w:t>
        </w:r>
      </w:ins>
      <w:ins w:author="Jonathan Leipold - BDAE Gruppe" w:date="2023-10-22T22:52:00Z" w:id="1488">
        <w:r w:rsidR="00B57FB8">
          <w:rPr>
            <w:lang w:val="en-GB"/>
          </w:rPr>
          <w:t xml:space="preserve">the alternative target variable </w:t>
        </w:r>
        <w:r w:rsidR="00CF223C">
          <w:rPr>
            <w:lang w:val="en-GB"/>
          </w:rPr>
          <w:t>first results were terrible</w:t>
        </w:r>
      </w:ins>
      <w:ins w:author="Jonathan Leipold - BDAE Gruppe" w:date="2023-10-22T23:04:00Z" w:id="1489">
        <w:r w:rsidR="00FB1508">
          <w:rPr>
            <w:lang w:val="en-GB"/>
          </w:rPr>
          <w:t xml:space="preserve">. F1-Score on the </w:t>
        </w:r>
      </w:ins>
      <w:ins w:author="Jonathan Leipold - BDAE Gruppe" w:date="2023-10-22T23:05:00Z" w:id="1490">
        <w:r w:rsidR="00FB1508">
          <w:rPr>
            <w:lang w:val="en-GB"/>
          </w:rPr>
          <w:t xml:space="preserve">test data was 0. Adjustments of the preprocessing parameters only resulted in unsignificant changes. </w:t>
        </w:r>
        <w:r w:rsidR="007817C6">
          <w:rPr>
            <w:lang w:val="en-GB"/>
          </w:rPr>
          <w:t>Main reason must be the high imbalance of data between class 0 and 1.</w:t>
        </w:r>
      </w:ins>
    </w:p>
    <w:p w:rsidR="007817C6" w:rsidP="001F43C7" w:rsidRDefault="002233E0" w14:paraId="0A0C381A" w14:textId="67CDEC14">
      <w:pPr>
        <w:rPr>
          <w:ins w:author="Jonathan Leipold - BDAE Gruppe" w:date="2023-10-22T23:11:00Z" w:id="1491"/>
          <w:lang w:val="en-GB"/>
        </w:rPr>
      </w:pPr>
      <w:ins w:author="Jonathan Leipold - BDAE Gruppe" w:date="2023-10-22T23:06:00Z" w:id="1492">
        <w:r>
          <w:rPr>
            <w:lang w:val="en-GB"/>
          </w:rPr>
          <w:t>It wa</w:t>
        </w:r>
      </w:ins>
      <w:ins w:author="Jonathan Leipold - BDAE Gruppe" w:date="2023-10-22T23:07:00Z" w:id="1493">
        <w:r>
          <w:rPr>
            <w:lang w:val="en-GB"/>
          </w:rPr>
          <w:t xml:space="preserve">s tried to handle the imbalance using </w:t>
        </w:r>
        <w:proofErr w:type="spellStart"/>
        <w:r w:rsidRPr="002233E0">
          <w:rPr>
            <w:lang w:val="en-GB"/>
          </w:rPr>
          <w:t>RandomOverSampler</w:t>
        </w:r>
        <w:proofErr w:type="spellEnd"/>
        <w:r>
          <w:rPr>
            <w:lang w:val="en-GB"/>
          </w:rPr>
          <w:t xml:space="preserve">() </w:t>
        </w:r>
      </w:ins>
      <w:ins w:author="Jonathan Leipold - BDAE Gruppe" w:date="2023-10-22T23:08:00Z" w:id="1494">
        <w:r w:rsidR="004F0DC3">
          <w:rPr>
            <w:lang w:val="en-GB"/>
          </w:rPr>
          <w:t xml:space="preserve">with </w:t>
        </w:r>
        <w:proofErr w:type="spellStart"/>
        <w:r w:rsidR="004F0DC3">
          <w:rPr>
            <w:lang w:val="en-GB"/>
          </w:rPr>
          <w:t>GridSe</w:t>
        </w:r>
      </w:ins>
      <w:ins w:author="Jonathan Leipold - BDAE Gruppe" w:date="2023-10-22T23:09:00Z" w:id="1495">
        <w:r w:rsidR="004F0DC3">
          <w:rPr>
            <w:lang w:val="en-GB"/>
          </w:rPr>
          <w:t>arch</w:t>
        </w:r>
        <w:proofErr w:type="spellEnd"/>
        <w:r w:rsidR="004F0DC3">
          <w:rPr>
            <w:lang w:val="en-GB"/>
          </w:rPr>
          <w:t xml:space="preserve"> </w:t>
        </w:r>
      </w:ins>
      <w:ins w:author="Jonathan Leipold - BDAE Gruppe" w:date="2023-10-22T23:07:00Z" w:id="1496">
        <w:r>
          <w:rPr>
            <w:lang w:val="en-GB"/>
          </w:rPr>
          <w:t xml:space="preserve">inside a pipeline </w:t>
        </w:r>
        <w:r w:rsidR="00AB2F5B">
          <w:rPr>
            <w:lang w:val="en-GB"/>
          </w:rPr>
          <w:t xml:space="preserve">with </w:t>
        </w:r>
      </w:ins>
      <w:ins w:author="Jonathan Leipold - BDAE Gruppe" w:date="2023-10-22T23:09:00Z" w:id="1497">
        <w:r w:rsidR="00AF3B91">
          <w:rPr>
            <w:lang w:val="en-GB"/>
          </w:rPr>
          <w:t xml:space="preserve">the </w:t>
        </w:r>
      </w:ins>
      <w:proofErr w:type="spellStart"/>
      <w:ins w:author="Jonathan Leipold - BDAE Gruppe" w:date="2023-10-22T23:10:00Z" w:id="1498">
        <w:r w:rsidRPr="00AF3B91" w:rsidR="00AF3B91">
          <w:rPr>
            <w:lang w:val="en-GB"/>
          </w:rPr>
          <w:t>XGBClassifier</w:t>
        </w:r>
      </w:ins>
      <w:proofErr w:type="spellEnd"/>
      <w:ins w:author="Jonathan Leipold - BDAE Gruppe" w:date="2023-10-22T23:09:00Z" w:id="1499">
        <w:r w:rsidR="005822C1">
          <w:rPr>
            <w:lang w:val="en-GB"/>
          </w:rPr>
          <w:t xml:space="preserve"> </w:t>
        </w:r>
      </w:ins>
      <w:ins w:author="Jonathan Leipold - BDAE Gruppe" w:date="2023-10-22T23:08:00Z" w:id="1500">
        <w:r w:rsidR="002849CD">
          <w:rPr>
            <w:lang w:val="en-GB"/>
          </w:rPr>
          <w:t xml:space="preserve">as well as a </w:t>
        </w:r>
        <w:proofErr w:type="spellStart"/>
        <w:r w:rsidR="002849CD">
          <w:rPr>
            <w:lang w:val="en-GB"/>
          </w:rPr>
          <w:t>GridSearch</w:t>
        </w:r>
        <w:proofErr w:type="spellEnd"/>
        <w:r w:rsidR="002849CD">
          <w:rPr>
            <w:lang w:val="en-GB"/>
          </w:rPr>
          <w:t xml:space="preserve"> on </w:t>
        </w:r>
      </w:ins>
      <w:ins w:author="Jonathan Leipold - BDAE Gruppe" w:date="2023-10-22T23:09:00Z" w:id="1501">
        <w:r w:rsidR="005822C1">
          <w:rPr>
            <w:lang w:val="en-GB"/>
          </w:rPr>
          <w:t>the ‘</w:t>
        </w:r>
        <w:proofErr w:type="spellStart"/>
        <w:r w:rsidRPr="005822C1" w:rsidR="005822C1">
          <w:rPr>
            <w:lang w:val="en-GB"/>
          </w:rPr>
          <w:t>scale_pos_weight</w:t>
        </w:r>
        <w:proofErr w:type="spellEnd"/>
        <w:r w:rsidR="005822C1">
          <w:rPr>
            <w:lang w:val="en-GB"/>
          </w:rPr>
          <w:t xml:space="preserve">’ parameter of </w:t>
        </w:r>
      </w:ins>
      <w:ins w:author="Jonathan Leipold - BDAE Gruppe" w:date="2023-10-22T23:10:00Z" w:id="1502">
        <w:r w:rsidR="00AF3B91">
          <w:rPr>
            <w:lang w:val="en-GB"/>
          </w:rPr>
          <w:t xml:space="preserve">the </w:t>
        </w:r>
        <w:proofErr w:type="spellStart"/>
        <w:r w:rsidRPr="00AF3B91" w:rsidR="00AF3B91">
          <w:rPr>
            <w:lang w:val="en-GB"/>
          </w:rPr>
          <w:t>XGBClassifier</w:t>
        </w:r>
        <w:proofErr w:type="spellEnd"/>
        <w:r w:rsidR="00AF3B91">
          <w:rPr>
            <w:lang w:val="en-GB"/>
          </w:rPr>
          <w:t xml:space="preserve"> but </w:t>
        </w:r>
        <w:r w:rsidR="005B57EC">
          <w:rPr>
            <w:lang w:val="en-GB"/>
          </w:rPr>
          <w:t xml:space="preserve">both didn’t result in a higher </w:t>
        </w:r>
      </w:ins>
      <w:ins w:author="Jonathan Leipold - BDAE Gruppe" w:date="2023-10-22T23:21:00Z" w:id="1503">
        <w:r w:rsidR="002B6A51">
          <w:rPr>
            <w:lang w:val="en-GB"/>
          </w:rPr>
          <w:t>F</w:t>
        </w:r>
      </w:ins>
      <w:ins w:author="Jonathan Leipold - BDAE Gruppe" w:date="2023-10-22T23:10:00Z" w:id="1504">
        <w:r w:rsidR="005B57EC">
          <w:rPr>
            <w:lang w:val="en-GB"/>
          </w:rPr>
          <w:t>1 score.</w:t>
        </w:r>
      </w:ins>
    </w:p>
    <w:p w:rsidRPr="000D53C0" w:rsidR="00FB4D75" w:rsidRDefault="00DF5306" w14:paraId="0856D14A" w14:textId="77777777">
      <w:pPr>
        <w:keepNext/>
        <w:rPr>
          <w:ins w:author="Jonathan Leipold - BDAE Gruppe" w:date="2023-10-22T23:17:00Z" w:id="1505"/>
          <w:lang w:val="en-GB"/>
          <w:rPrChange w:author="Jonathan Leipold - BDAE Gruppe" w:date="2023-10-25T19:35:00Z" w:id="1506">
            <w:rPr>
              <w:ins w:author="Jonathan Leipold - BDAE Gruppe" w:date="2023-10-22T23:17:00Z" w:id="1507"/>
            </w:rPr>
          </w:rPrChange>
        </w:rPr>
        <w:pPrChange w:author="Jonathan Leipold - BDAE Gruppe" w:date="2023-10-22T23:17:00Z" w:id="1508">
          <w:pPr/>
        </w:pPrChange>
      </w:pPr>
      <w:ins w:author="Jonathan Leipold - BDAE Gruppe" w:date="2023-10-22T23:14:00Z" w:id="1509">
        <w:r>
          <w:rPr>
            <w:lang w:val="en-GB"/>
          </w:rPr>
          <w:t>A</w:t>
        </w:r>
      </w:ins>
      <w:ins w:author="Jonathan Leipold - BDAE Gruppe" w:date="2023-10-22T23:12:00Z" w:id="1510">
        <w:r w:rsidR="00211A10">
          <w:rPr>
            <w:lang w:val="en-GB"/>
          </w:rPr>
          <w:t xml:space="preserve"> self-written function </w:t>
        </w:r>
      </w:ins>
      <w:ins w:author="Jonathan Leipold - BDAE Gruppe" w:date="2023-10-22T23:14:00Z" w:id="1511">
        <w:r>
          <w:rPr>
            <w:lang w:val="en-GB"/>
          </w:rPr>
          <w:t xml:space="preserve">instead </w:t>
        </w:r>
        <w:r w:rsidR="00FE1E14">
          <w:rPr>
            <w:lang w:val="en-GB"/>
          </w:rPr>
          <w:t xml:space="preserve">got created to </w:t>
        </w:r>
      </w:ins>
      <w:ins w:author="Jonathan Leipold - BDAE Gruppe" w:date="2023-10-22T23:12:00Z" w:id="1512">
        <w:r w:rsidR="00943C7E">
          <w:rPr>
            <w:lang w:val="en-GB"/>
          </w:rPr>
          <w:t xml:space="preserve">rebalanced </w:t>
        </w:r>
      </w:ins>
      <w:ins w:author="Jonathan Leipold - BDAE Gruppe" w:date="2023-10-22T23:14:00Z" w:id="1513">
        <w:r w:rsidR="00FE1E14">
          <w:rPr>
            <w:lang w:val="en-GB"/>
          </w:rPr>
          <w:t xml:space="preserve">the </w:t>
        </w:r>
        <w:proofErr w:type="spellStart"/>
        <w:r w:rsidR="00FE1E14">
          <w:rPr>
            <w:lang w:val="en-GB"/>
          </w:rPr>
          <w:t>df</w:t>
        </w:r>
        <w:proofErr w:type="spellEnd"/>
        <w:r w:rsidR="00FE1E14">
          <w:rPr>
            <w:lang w:val="en-GB"/>
          </w:rPr>
          <w:t xml:space="preserve"> </w:t>
        </w:r>
      </w:ins>
      <w:ins w:author="Jonathan Leipold - BDAE Gruppe" w:date="2023-10-22T23:12:00Z" w:id="1514">
        <w:r w:rsidR="00943C7E">
          <w:rPr>
            <w:lang w:val="en-GB"/>
          </w:rPr>
          <w:t>by a input factor</w:t>
        </w:r>
      </w:ins>
      <w:ins w:author="Jonathan Leipold - BDAE Gruppe" w:date="2023-10-22T23:14:00Z" w:id="1515">
        <w:r>
          <w:rPr>
            <w:lang w:val="en-GB"/>
          </w:rPr>
          <w:t>:</w:t>
        </w:r>
      </w:ins>
      <w:ins w:author="Jonathan Leipold - BDAE Gruppe" w:date="2023-10-22T23:12:00Z" w:id="1516">
        <w:r w:rsidR="00943C7E">
          <w:rPr>
            <w:noProof/>
          </w:rPr>
          <w:drawing>
            <wp:inline distT="0" distB="0" distL="0" distR="0" wp14:anchorId="50178475" wp14:editId="010227B5">
              <wp:extent cx="5274310" cy="2066290"/>
              <wp:effectExtent l="0" t="0" r="2540" b="0"/>
              <wp:docPr id="191579518" name="Grafik 191579518" descr="Ein Bild, das Text, Screensho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9518" name="Grafik 1" descr="Ein Bild, das Text, Screenshot, Reihe, Zahl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066290"/>
                      </a:xfrm>
                      <a:prstGeom prst="rect">
                        <a:avLst/>
                      </a:prstGeom>
                      <a:noFill/>
                      <a:ln>
                        <a:noFill/>
                      </a:ln>
                    </pic:spPr>
                  </pic:pic>
                </a:graphicData>
              </a:graphic>
            </wp:inline>
          </w:drawing>
        </w:r>
      </w:ins>
    </w:p>
    <w:p w:rsidR="00CF223C" w:rsidRDefault="00FB4D75" w14:paraId="362E5BD2" w14:textId="61E383CE">
      <w:pPr>
        <w:pStyle w:val="Caption"/>
        <w:rPr>
          <w:ins w:author="Jonathan Leipold - BDAE Gruppe" w:date="2023-10-22T23:14:00Z" w:id="1517"/>
          <w:lang w:val="en-GB"/>
        </w:rPr>
        <w:pPrChange w:author="Jonathan Leipold - BDAE Gruppe" w:date="2023-10-22T23:17:00Z" w:id="1518">
          <w:pPr/>
        </w:pPrChange>
      </w:pPr>
      <w:ins w:author="Jonathan Leipold - BDAE Gruppe" w:date="2023-10-22T23:17:00Z" w:id="1519">
        <w:r w:rsidRPr="000D53C0">
          <w:rPr>
            <w:lang w:val="en-GB"/>
            <w:rPrChange w:author="Jonathan Leipold - BDAE Gruppe" w:date="2023-10-25T19:36:00Z" w:id="1520">
              <w:rPr/>
            </w:rPrChange>
          </w:rPr>
          <w:t xml:space="preserve">Figure </w:t>
        </w:r>
        <w:r>
          <w:fldChar w:fldCharType="begin"/>
        </w:r>
        <w:r w:rsidRPr="000D53C0">
          <w:rPr>
            <w:lang w:val="en-GB"/>
            <w:rPrChange w:author="Jonathan Leipold - BDAE Gruppe" w:date="2023-10-25T19:36:00Z" w:id="1521">
              <w:rPr/>
            </w:rPrChange>
          </w:rPr>
          <w:instrText xml:space="preserve"> SEQ Figure \* ARABIC </w:instrText>
        </w:r>
      </w:ins>
      <w:r>
        <w:fldChar w:fldCharType="separate"/>
      </w:r>
      <w:ins w:author="Jonathan Leipold - BDAE Gruppe" w:date="2023-10-22T23:20:00Z" w:id="1522">
        <w:r w:rsidRPr="000D53C0" w:rsidR="002B6A51">
          <w:rPr>
            <w:noProof/>
            <w:lang w:val="en-GB"/>
            <w:rPrChange w:author="Jonathan Leipold - BDAE Gruppe" w:date="2023-10-25T19:36:00Z" w:id="1523">
              <w:rPr>
                <w:noProof/>
              </w:rPr>
            </w:rPrChange>
          </w:rPr>
          <w:t>20</w:t>
        </w:r>
      </w:ins>
      <w:ins w:author="Jonathan Leipold - BDAE Gruppe" w:date="2023-10-22T23:17:00Z" w:id="1524">
        <w:r>
          <w:fldChar w:fldCharType="end"/>
        </w:r>
        <w:r w:rsidRPr="000D53C0">
          <w:rPr>
            <w:lang w:val="en-GB"/>
            <w:rPrChange w:author="Jonathan Leipold - BDAE Gruppe" w:date="2023-10-25T19:36:00Z" w:id="1525">
              <w:rPr/>
            </w:rPrChange>
          </w:rPr>
          <w:t xml:space="preserve">: Resampling </w:t>
        </w:r>
        <w:proofErr w:type="spellStart"/>
        <w:r w:rsidRPr="000D53C0">
          <w:rPr>
            <w:lang w:val="en-GB"/>
            <w:rPrChange w:author="Jonathan Leipold - BDAE Gruppe" w:date="2023-10-25T19:36:00Z" w:id="1526">
              <w:rPr/>
            </w:rPrChange>
          </w:rPr>
          <w:t>ds_terminated</w:t>
        </w:r>
      </w:ins>
      <w:proofErr w:type="spellEnd"/>
    </w:p>
    <w:p w:rsidR="00FE1E14" w:rsidP="001F43C7" w:rsidRDefault="00FE1E14" w14:paraId="1F95A308" w14:textId="66A87FD0">
      <w:pPr>
        <w:rPr>
          <w:ins w:author="Jonathan Leipold - BDAE Gruppe" w:date="2023-10-22T23:15:00Z" w:id="1527"/>
          <w:lang w:val="en-GB"/>
        </w:rPr>
      </w:pPr>
      <w:ins w:author="Jonathan Leipold - BDAE Gruppe" w:date="2023-10-22T23:14:00Z" w:id="1528">
        <w:r>
          <w:rPr>
            <w:lang w:val="en-GB"/>
          </w:rPr>
          <w:t xml:space="preserve">Looping </w:t>
        </w:r>
      </w:ins>
      <w:ins w:author="Jonathan Leipold - BDAE Gruppe" w:date="2023-10-22T23:15:00Z" w:id="1529">
        <w:r w:rsidR="00F30071">
          <w:rPr>
            <w:lang w:val="en-GB"/>
          </w:rPr>
          <w:t xml:space="preserve">over different resampling factors resulted in </w:t>
        </w:r>
        <w:r w:rsidR="00EE7531">
          <w:rPr>
            <w:lang w:val="en-GB"/>
          </w:rPr>
          <w:t>an increase of F1 from 0(!) to at least 0.34 on the test set:</w:t>
        </w:r>
      </w:ins>
    </w:p>
    <w:p w:rsidR="00FB4D75" w:rsidRDefault="00EE7531" w14:paraId="65CFD091" w14:textId="77777777">
      <w:pPr>
        <w:keepNext/>
        <w:rPr>
          <w:ins w:author="Jonathan Leipold - BDAE Gruppe" w:date="2023-10-22T23:17:00Z" w:id="1530"/>
        </w:rPr>
        <w:pPrChange w:author="Jonathan Leipold - BDAE Gruppe" w:date="2023-10-22T23:17:00Z" w:id="1531">
          <w:pPr/>
        </w:pPrChange>
      </w:pPr>
      <w:ins w:author="Jonathan Leipold - BDAE Gruppe" w:date="2023-10-22T23:15:00Z" w:id="1532">
        <w:r>
          <w:rPr>
            <w:noProof/>
          </w:rPr>
          <w:drawing>
            <wp:inline distT="0" distB="0" distL="0" distR="0" wp14:anchorId="50587B65" wp14:editId="1C8AA9F9">
              <wp:extent cx="4461860" cy="3391787"/>
              <wp:effectExtent l="0" t="0" r="0" b="0"/>
              <wp:docPr id="293229891" name="Grafik 29322989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29891" name="Grafik 2" descr="Ein Bild, das Text, Reihe, Diagramm, Screenshot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6295" cy="3395159"/>
                      </a:xfrm>
                      <a:prstGeom prst="rect">
                        <a:avLst/>
                      </a:prstGeom>
                      <a:noFill/>
                      <a:ln>
                        <a:noFill/>
                      </a:ln>
                    </pic:spPr>
                  </pic:pic>
                </a:graphicData>
              </a:graphic>
            </wp:inline>
          </w:drawing>
        </w:r>
      </w:ins>
    </w:p>
    <w:p w:rsidRPr="002B6A51" w:rsidR="00EE7531" w:rsidP="00FB4D75" w:rsidRDefault="00FB4D75" w14:paraId="4AACBDAB" w14:textId="4A4212F9">
      <w:pPr>
        <w:pStyle w:val="Caption"/>
        <w:rPr>
          <w:ins w:author="Jonathan Leipold - BDAE Gruppe" w:date="2023-10-22T23:18:00Z" w:id="1533"/>
          <w:lang w:val="en-GB"/>
          <w:rPrChange w:author="Jonathan Leipold - BDAE Gruppe" w:date="2023-10-22T23:19:00Z" w:id="1534">
            <w:rPr>
              <w:ins w:author="Jonathan Leipold - BDAE Gruppe" w:date="2023-10-22T23:18:00Z" w:id="1535"/>
            </w:rPr>
          </w:rPrChange>
        </w:rPr>
      </w:pPr>
      <w:ins w:author="Jonathan Leipold - BDAE Gruppe" w:date="2023-10-22T23:17:00Z" w:id="1536">
        <w:r w:rsidRPr="002B6A51">
          <w:rPr>
            <w:lang w:val="en-GB"/>
            <w:rPrChange w:author="Jonathan Leipold - BDAE Gruppe" w:date="2023-10-22T23:19:00Z" w:id="1537">
              <w:rPr/>
            </w:rPrChange>
          </w:rPr>
          <w:t xml:space="preserve">Figure </w:t>
        </w:r>
        <w:r>
          <w:fldChar w:fldCharType="begin"/>
        </w:r>
        <w:r w:rsidRPr="002B6A51">
          <w:rPr>
            <w:lang w:val="en-GB"/>
            <w:rPrChange w:author="Jonathan Leipold - BDAE Gruppe" w:date="2023-10-22T23:19:00Z" w:id="1538">
              <w:rPr/>
            </w:rPrChange>
          </w:rPr>
          <w:instrText xml:space="preserve"> SEQ Figure \* ARABIC </w:instrText>
        </w:r>
      </w:ins>
      <w:r>
        <w:fldChar w:fldCharType="separate"/>
      </w:r>
      <w:ins w:author="Jonathan Leipold - BDAE Gruppe" w:date="2023-10-22T23:20:00Z" w:id="1539">
        <w:r w:rsidR="002B6A51">
          <w:rPr>
            <w:noProof/>
            <w:lang w:val="en-GB"/>
          </w:rPr>
          <w:t>21</w:t>
        </w:r>
      </w:ins>
      <w:ins w:author="Jonathan Leipold - BDAE Gruppe" w:date="2023-10-22T23:17:00Z" w:id="1540">
        <w:r>
          <w:fldChar w:fldCharType="end"/>
        </w:r>
        <w:r w:rsidRPr="002B6A51">
          <w:rPr>
            <w:lang w:val="en-GB"/>
            <w:rPrChange w:author="Jonathan Leipold - BDAE Gruppe" w:date="2023-10-22T23:19:00Z" w:id="1541">
              <w:rPr/>
            </w:rPrChange>
          </w:rPr>
          <w:t xml:space="preserve">: </w:t>
        </w:r>
      </w:ins>
      <w:ins w:author="Jonathan Leipold - BDAE Gruppe" w:date="2023-10-22T23:18:00Z" w:id="1542">
        <w:r w:rsidRPr="002B6A51">
          <w:rPr>
            <w:lang w:val="en-GB"/>
            <w:rPrChange w:author="Jonathan Leipold - BDAE Gruppe" w:date="2023-10-22T23:19:00Z" w:id="1543">
              <w:rPr/>
            </w:rPrChange>
          </w:rPr>
          <w:t>Finding b</w:t>
        </w:r>
      </w:ins>
      <w:ins w:author="Jonathan Leipold - BDAE Gruppe" w:date="2023-10-22T23:17:00Z" w:id="1544">
        <w:r w:rsidRPr="002B6A51">
          <w:rPr>
            <w:lang w:val="en-GB"/>
            <w:rPrChange w:author="Jonathan Leipold - BDAE Gruppe" w:date="2023-10-22T23:19:00Z" w:id="1545">
              <w:rPr/>
            </w:rPrChange>
          </w:rPr>
          <w:t>est Resampling ratio to increase F1</w:t>
        </w:r>
      </w:ins>
    </w:p>
    <w:p w:rsidR="00FB4D75" w:rsidP="00FB4D75" w:rsidRDefault="00962345" w14:paraId="11BF247E" w14:textId="3CB52E3C">
      <w:pPr>
        <w:rPr>
          <w:ins w:author="Jonathan Leipold - BDAE Gruppe" w:date="2023-10-22T23:20:00Z" w:id="1546"/>
          <w:lang w:val="en-GB"/>
        </w:rPr>
      </w:pPr>
      <w:ins w:author="Jonathan Leipold - BDAE Gruppe" w:date="2023-10-22T23:19:00Z" w:id="1547">
        <w:r w:rsidRPr="002B6A51">
          <w:rPr>
            <w:lang w:val="en-GB"/>
            <w:rPrChange w:author="Jonathan Leipold - BDAE Gruppe" w:date="2023-10-22T23:19:00Z" w:id="1548">
              <w:rPr/>
            </w:rPrChange>
          </w:rPr>
          <w:t xml:space="preserve">Using resampled data for parameter </w:t>
        </w:r>
        <w:proofErr w:type="spellStart"/>
        <w:r w:rsidRPr="002B6A51">
          <w:rPr>
            <w:lang w:val="en-GB"/>
            <w:rPrChange w:author="Jonathan Leipold - BDAE Gruppe" w:date="2023-10-22T23:19:00Z" w:id="1549">
              <w:rPr/>
            </w:rPrChange>
          </w:rPr>
          <w:t>optima</w:t>
        </w:r>
        <w:r w:rsidRPr="002B6A51" w:rsidR="002B6A51">
          <w:rPr>
            <w:lang w:val="en-GB"/>
            <w:rPrChange w:author="Jonathan Leipold - BDAE Gruppe" w:date="2023-10-22T23:19:00Z" w:id="1550">
              <w:rPr/>
            </w:rPrChange>
          </w:rPr>
          <w:t>ization</w:t>
        </w:r>
        <w:proofErr w:type="spellEnd"/>
        <w:r w:rsidRPr="002B6A51" w:rsidR="002B6A51">
          <w:rPr>
            <w:lang w:val="en-GB"/>
            <w:rPrChange w:author="Jonathan Leipold - BDAE Gruppe" w:date="2023-10-22T23:19:00Z" w:id="1551">
              <w:rPr/>
            </w:rPrChange>
          </w:rPr>
          <w:t xml:space="preserve"> with </w:t>
        </w:r>
        <w:proofErr w:type="spellStart"/>
        <w:r w:rsidRPr="002B6A51" w:rsidR="002B6A51">
          <w:rPr>
            <w:lang w:val="en-GB"/>
            <w:rPrChange w:author="Jonathan Leipold - BDAE Gruppe" w:date="2023-10-22T23:19:00Z" w:id="1552">
              <w:rPr/>
            </w:rPrChange>
          </w:rPr>
          <w:t>GridSearch</w:t>
        </w:r>
        <w:proofErr w:type="spellEnd"/>
        <w:r w:rsidRPr="002B6A51" w:rsidR="002B6A51">
          <w:rPr>
            <w:lang w:val="en-GB"/>
            <w:rPrChange w:author="Jonathan Leipold - BDAE Gruppe" w:date="2023-10-22T23:19:00Z" w:id="1553">
              <w:rPr/>
            </w:rPrChange>
          </w:rPr>
          <w:t xml:space="preserve"> and CV </w:t>
        </w:r>
      </w:ins>
      <w:ins w:author="Jonathan Leipold - BDAE Gruppe" w:date="2023-10-22T23:20:00Z" w:id="1554">
        <w:r w:rsidR="002B6A51">
          <w:rPr>
            <w:lang w:val="en-GB"/>
          </w:rPr>
          <w:t xml:space="preserve">resulted in further improvements up to a F1 Score of </w:t>
        </w:r>
      </w:ins>
      <w:ins w:author="Jonathan Leipold - BDAE Gruppe" w:date="2023-10-22T23:21:00Z" w:id="1555">
        <w:r w:rsidR="002B6A51">
          <w:rPr>
            <w:lang w:val="en-GB"/>
          </w:rPr>
          <w:t>0.5 on the test data.</w:t>
        </w:r>
      </w:ins>
    </w:p>
    <w:p w:rsidR="002B6A51" w:rsidRDefault="002B6A51" w14:paraId="3D002C7F" w14:textId="77777777">
      <w:pPr>
        <w:keepNext/>
        <w:rPr>
          <w:ins w:author="Jonathan Leipold - BDAE Gruppe" w:date="2023-10-22T23:20:00Z" w:id="1556"/>
        </w:rPr>
        <w:pPrChange w:author="Jonathan Leipold - BDAE Gruppe" w:date="2023-10-22T23:20:00Z" w:id="1557">
          <w:pPr/>
        </w:pPrChange>
      </w:pPr>
      <w:ins w:author="Jonathan Leipold - BDAE Gruppe" w:date="2023-10-22T23:20:00Z" w:id="1558">
        <w:r w:rsidRPr="002B6A51">
          <w:rPr>
            <w:noProof/>
            <w:lang w:val="en-GB"/>
          </w:rPr>
          <w:drawing>
            <wp:inline distT="0" distB="0" distL="0" distR="0" wp14:anchorId="79CEC89C" wp14:editId="4B92A76C">
              <wp:extent cx="5274310" cy="2501900"/>
              <wp:effectExtent l="0" t="0" r="2540" b="0"/>
              <wp:docPr id="1929469689" name="Grafik 192946968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69689" name="Grafik 1" descr="Ein Bild, das Text, Screenshot, Schrift, Zahl enthält.&#10;&#10;Automatisch generierte Beschreibung"/>
                      <pic:cNvPicPr/>
                    </pic:nvPicPr>
                    <pic:blipFill>
                      <a:blip r:embed="rId43"/>
                      <a:stretch>
                        <a:fillRect/>
                      </a:stretch>
                    </pic:blipFill>
                    <pic:spPr>
                      <a:xfrm>
                        <a:off x="0" y="0"/>
                        <a:ext cx="5274310" cy="2501900"/>
                      </a:xfrm>
                      <a:prstGeom prst="rect">
                        <a:avLst/>
                      </a:prstGeom>
                    </pic:spPr>
                  </pic:pic>
                </a:graphicData>
              </a:graphic>
            </wp:inline>
          </w:drawing>
        </w:r>
      </w:ins>
    </w:p>
    <w:p w:rsidRPr="002B6A51" w:rsidR="002B6A51" w:rsidRDefault="002B6A51" w14:paraId="6E783F00" w14:textId="567866DF">
      <w:pPr>
        <w:pStyle w:val="Caption"/>
        <w:rPr>
          <w:ins w:author="Jonathan Leipold - BDAE Gruppe" w:date="2023-10-22T22:50:00Z" w:id="1559"/>
          <w:lang w:val="en-GB"/>
        </w:rPr>
        <w:pPrChange w:author="Jonathan Leipold - BDAE Gruppe" w:date="2023-10-22T23:20:00Z" w:id="1560">
          <w:pPr/>
        </w:pPrChange>
      </w:pPr>
      <w:ins w:author="Jonathan Leipold - BDAE Gruppe" w:date="2023-10-22T23:20:00Z" w:id="1561">
        <w:r w:rsidRPr="002B6A51">
          <w:rPr>
            <w:lang w:val="en-GB"/>
            <w:rPrChange w:author="Jonathan Leipold - BDAE Gruppe" w:date="2023-10-22T23:20:00Z" w:id="1562">
              <w:rPr>
                <w:i/>
                <w:iCs/>
              </w:rPr>
            </w:rPrChange>
          </w:rPr>
          <w:t xml:space="preserve">Figure </w:t>
        </w:r>
        <w:r>
          <w:fldChar w:fldCharType="begin"/>
        </w:r>
        <w:r w:rsidRPr="002B6A51">
          <w:rPr>
            <w:lang w:val="en-GB"/>
            <w:rPrChange w:author="Jonathan Leipold - BDAE Gruppe" w:date="2023-10-22T23:20:00Z" w:id="1563">
              <w:rPr>
                <w:i/>
                <w:iCs/>
              </w:rPr>
            </w:rPrChange>
          </w:rPr>
          <w:instrText xml:space="preserve"> SEQ Figure \* ARABIC </w:instrText>
        </w:r>
      </w:ins>
      <w:r>
        <w:fldChar w:fldCharType="separate"/>
      </w:r>
      <w:ins w:author="Jonathan Leipold - BDAE Gruppe" w:date="2023-10-22T23:20:00Z" w:id="1564">
        <w:r w:rsidRPr="002B6A51">
          <w:rPr>
            <w:noProof/>
            <w:lang w:val="en-GB"/>
            <w:rPrChange w:author="Jonathan Leipold - BDAE Gruppe" w:date="2023-10-22T23:20:00Z" w:id="1565">
              <w:rPr>
                <w:i/>
                <w:iCs/>
                <w:noProof/>
              </w:rPr>
            </w:rPrChange>
          </w:rPr>
          <w:t>22</w:t>
        </w:r>
        <w:r>
          <w:fldChar w:fldCharType="end"/>
        </w:r>
        <w:r w:rsidRPr="002B6A51">
          <w:rPr>
            <w:lang w:val="en-GB"/>
            <w:rPrChange w:author="Jonathan Leipold - BDAE Gruppe" w:date="2023-10-22T23:20:00Z" w:id="1566">
              <w:rPr>
                <w:i/>
                <w:iCs/>
              </w:rPr>
            </w:rPrChange>
          </w:rPr>
          <w:t xml:space="preserve">: Best </w:t>
        </w:r>
        <w:proofErr w:type="spellStart"/>
        <w:r w:rsidRPr="002B6A51">
          <w:rPr>
            <w:lang w:val="en-GB"/>
            <w:rPrChange w:author="Jonathan Leipold - BDAE Gruppe" w:date="2023-10-22T23:20:00Z" w:id="1567">
              <w:rPr>
                <w:i/>
                <w:iCs/>
              </w:rPr>
            </w:rPrChange>
          </w:rPr>
          <w:t>XGBClassifier</w:t>
        </w:r>
        <w:proofErr w:type="spellEnd"/>
        <w:r w:rsidRPr="002B6A51">
          <w:rPr>
            <w:lang w:val="en-GB"/>
            <w:rPrChange w:author="Jonathan Leipold - BDAE Gruppe" w:date="2023-10-22T23:20:00Z" w:id="1568">
              <w:rPr>
                <w:i/>
                <w:iCs/>
              </w:rPr>
            </w:rPrChange>
          </w:rPr>
          <w:t xml:space="preserve"> on resampled data</w:t>
        </w:r>
      </w:ins>
    </w:p>
    <w:p w:rsidRPr="001F43C7" w:rsidR="00C432BC" w:rsidRDefault="00C432BC" w14:paraId="1B9819E2" w14:textId="77777777">
      <w:pPr>
        <w:rPr>
          <w:ins w:author="Jonathan Leipold - BDAE Gruppe" w:date="2023-10-22T01:24:00Z" w:id="1569"/>
          <w:lang w:val="en-GB"/>
        </w:rPr>
        <w:pPrChange w:author="Jonathan Leipold - BDAE Gruppe" w:date="2023-10-22T22:45:00Z" w:id="1570">
          <w:pPr>
            <w:pStyle w:val="Heading2"/>
          </w:pPr>
        </w:pPrChange>
      </w:pPr>
    </w:p>
    <w:p w:rsidRPr="003D3AE8" w:rsidR="00F97EEB" w:rsidDel="00F47078" w:rsidP="00F97EEB" w:rsidRDefault="00F97EEB" w14:paraId="2CF176E9" w14:textId="0F8051B8">
      <w:pPr>
        <w:pStyle w:val="Heading2"/>
        <w:rPr>
          <w:del w:author="Jonathan Leipold - BDAE Gruppe" w:date="2023-10-21T13:14:00Z" w:id="1571"/>
          <w:sz w:val="22"/>
          <w:lang w:val="en-GB"/>
          <w:rPrChange w:author="Jonathan Leipold - BDAE Gruppe" w:date="2023-10-21T15:55:00Z" w:id="1572">
            <w:rPr>
              <w:del w:author="Jonathan Leipold - BDAE Gruppe" w:date="2023-10-21T13:14:00Z" w:id="1573"/>
            </w:rPr>
          </w:rPrChange>
        </w:rPr>
      </w:pPr>
      <w:r w:rsidRPr="730C1CC7">
        <w:rPr>
          <w:caps w:val="0"/>
          <w:sz w:val="22"/>
          <w:lang w:val="en-GB"/>
          <w:rPrChange w:author="Jonathan Leipold - BDAE Gruppe" w:date="2023-10-21T15:55:00Z" w:id="1574">
            <w:rPr>
              <w:caps w:val="0"/>
            </w:rPr>
          </w:rPrChange>
        </w:rPr>
        <w:t>Model choice and optimization</w:t>
      </w:r>
      <w:bookmarkEnd w:id="1450"/>
      <w:bookmarkEnd w:id="1451"/>
    </w:p>
    <w:p w:rsidRPr="003D3AE8" w:rsidR="00F97EEB" w:rsidRDefault="00F97EEB" w14:paraId="466B815D" w14:textId="77777777">
      <w:pPr>
        <w:pStyle w:val="Heading2"/>
        <w:rPr>
          <w:lang w:val="en-GB"/>
          <w:rPrChange w:author="Jonathan Leipold - BDAE Gruppe" w:date="2023-10-21T15:55:00Z" w:id="1575">
            <w:rPr/>
          </w:rPrChange>
        </w:rPr>
        <w:pPrChange w:author="Jonathan Leipold - BDAE Gruppe" w:date="2023-10-21T13:14:00Z" w:id="1576">
          <w:pPr/>
        </w:pPrChange>
      </w:pPr>
    </w:p>
    <w:p w:rsidRPr="00F47078" w:rsidR="00F97EEB" w:rsidP="00F97EEB" w:rsidRDefault="00F97EEB" w14:paraId="254EB9E2" w14:textId="77777777">
      <w:pPr>
        <w:pStyle w:val="ListBullet"/>
        <w:rPr>
          <w:color w:val="1AB39F" w:themeColor="accent6"/>
          <w:sz w:val="20"/>
          <w:szCs w:val="20"/>
          <w:lang w:val="en-GB"/>
          <w:rPrChange w:author="Jonathan Leipold - BDAE Gruppe" w:date="2023-10-21T13:13:00Z" w:id="1577">
            <w:rPr>
              <w:lang w:val="en-GB"/>
            </w:rPr>
          </w:rPrChange>
        </w:rPr>
      </w:pPr>
      <w:r w:rsidRPr="00F47078">
        <w:rPr>
          <w:color w:val="1AB39F" w:themeColor="accent6"/>
          <w:sz w:val="20"/>
          <w:szCs w:val="20"/>
          <w:lang w:val="en-GB"/>
          <w:rPrChange w:author="Jonathan Leipold - BDAE Gruppe" w:date="2023-10-21T13:13:00Z" w:id="1578">
            <w:rPr>
              <w:lang w:val="en-GB"/>
            </w:rPr>
          </w:rPrChange>
        </w:rPr>
        <w:t>What algorithms have you tried?</w:t>
      </w:r>
    </w:p>
    <w:p w:rsidRPr="00F47078" w:rsidR="00F97EEB" w:rsidP="00F97EEB" w:rsidRDefault="00F97EEB" w14:paraId="583DD88F" w14:textId="77777777">
      <w:pPr>
        <w:pStyle w:val="ListBullet"/>
        <w:rPr>
          <w:color w:val="1AB39F" w:themeColor="accent6"/>
          <w:sz w:val="20"/>
          <w:szCs w:val="20"/>
          <w:lang w:val="en-GB"/>
          <w:rPrChange w:author="Jonathan Leipold - BDAE Gruppe" w:date="2023-10-21T13:13:00Z" w:id="1579">
            <w:rPr>
              <w:lang w:val="en-GB"/>
            </w:rPr>
          </w:rPrChange>
        </w:rPr>
      </w:pPr>
      <w:r w:rsidRPr="00F47078">
        <w:rPr>
          <w:color w:val="1AB39F" w:themeColor="accent6"/>
          <w:sz w:val="20"/>
          <w:szCs w:val="20"/>
          <w:lang w:val="en-GB"/>
          <w:rPrChange w:author="Jonathan Leipold - BDAE Gruppe" w:date="2023-10-21T13:13:00Z" w:id="1580">
            <w:rPr>
              <w:lang w:val="en-GB"/>
            </w:rPr>
          </w:rPrChange>
        </w:rPr>
        <w:t>Describe which one(s) you selected and why?</w:t>
      </w:r>
    </w:p>
    <w:p w:rsidRPr="00F47078" w:rsidR="00F97EEB" w:rsidP="00F97EEB" w:rsidRDefault="00F97EEB" w14:paraId="57A9CE66" w14:textId="77777777">
      <w:pPr>
        <w:pStyle w:val="ListBullet"/>
        <w:rPr>
          <w:color w:val="1AB39F" w:themeColor="accent6"/>
          <w:sz w:val="20"/>
          <w:szCs w:val="20"/>
          <w:lang w:val="en-GB"/>
          <w:rPrChange w:author="Jonathan Leipold - BDAE Gruppe" w:date="2023-10-21T13:13:00Z" w:id="1581">
            <w:rPr>
              <w:lang w:val="en-GB"/>
            </w:rPr>
          </w:rPrChange>
        </w:rPr>
      </w:pPr>
      <w:r w:rsidRPr="00F47078">
        <w:rPr>
          <w:color w:val="1AB39F" w:themeColor="accent6"/>
          <w:sz w:val="20"/>
          <w:szCs w:val="20"/>
          <w:lang w:val="en-GB"/>
          <w:rPrChange w:author="Jonathan Leipold - BDAE Gruppe" w:date="2023-10-21T13:13:00Z" w:id="1582">
            <w:rPr>
              <w:lang w:val="en-GB"/>
            </w:rPr>
          </w:rPrChange>
        </w:rPr>
        <w:t>Did you use parameter optimization techniques such as Grid Search and Cross Validation?</w:t>
      </w:r>
    </w:p>
    <w:p w:rsidR="00F97EEB" w:rsidP="00F97EEB" w:rsidRDefault="00F97EEB" w14:paraId="286000D6" w14:textId="77777777">
      <w:pPr>
        <w:pStyle w:val="ListBullet"/>
        <w:rPr>
          <w:ins w:author="Jonathan Leipold - BDAE Gruppe" w:date="2023-10-21T13:14:00Z" w:id="1583"/>
          <w:color w:val="1AB39F" w:themeColor="accent6"/>
          <w:sz w:val="20"/>
          <w:szCs w:val="20"/>
          <w:lang w:val="en-GB"/>
        </w:rPr>
      </w:pPr>
      <w:r w:rsidRPr="00F47078">
        <w:rPr>
          <w:color w:val="1AB39F" w:themeColor="accent6"/>
          <w:sz w:val="20"/>
          <w:szCs w:val="20"/>
          <w:lang w:val="en-GB"/>
          <w:rPrChange w:author="Jonathan Leipold - BDAE Gruppe" w:date="2023-10-21T13:13:00Z" w:id="1584">
            <w:rPr>
              <w:lang w:val="en-GB"/>
            </w:rPr>
          </w:rPrChange>
        </w:rPr>
        <w:t>Have you tested advanced models? Bagging, Boosting, Deep Learning… Why?  </w:t>
      </w:r>
    </w:p>
    <w:p w:rsidR="00F47078" w:rsidP="00F47078" w:rsidRDefault="00F47078" w14:paraId="06B5B679" w14:textId="77777777">
      <w:pPr>
        <w:pStyle w:val="ListBullet"/>
        <w:numPr>
          <w:ilvl w:val="0"/>
          <w:numId w:val="0"/>
        </w:numPr>
        <w:ind w:left="360" w:hanging="360"/>
        <w:rPr>
          <w:ins w:author="Jonathan Leipold - BDAE Gruppe" w:date="2023-10-21T13:14:00Z" w:id="1585"/>
          <w:color w:val="1AB39F" w:themeColor="accent6"/>
          <w:sz w:val="20"/>
          <w:szCs w:val="20"/>
          <w:lang w:val="en-GB"/>
        </w:rPr>
      </w:pPr>
    </w:p>
    <w:p w:rsidR="00F47078" w:rsidP="00F47078" w:rsidRDefault="00F47078" w14:paraId="202834EF" w14:textId="77777777">
      <w:pPr>
        <w:pStyle w:val="ListBullet"/>
        <w:numPr>
          <w:ilvl w:val="0"/>
          <w:numId w:val="0"/>
        </w:numPr>
        <w:ind w:left="360" w:hanging="360"/>
        <w:rPr>
          <w:ins w:author="Jonathan Leipold - BDAE Gruppe" w:date="2023-10-21T13:14:00Z" w:id="1586"/>
          <w:color w:val="1AB39F" w:themeColor="accent6"/>
          <w:sz w:val="20"/>
          <w:szCs w:val="20"/>
          <w:lang w:val="en-GB"/>
        </w:rPr>
      </w:pPr>
    </w:p>
    <w:p w:rsidRPr="00F47078" w:rsidR="00F47078" w:rsidRDefault="00F47078" w14:paraId="377AC20A" w14:textId="64248EEA">
      <w:pPr>
        <w:pStyle w:val="ListBullet"/>
        <w:numPr>
          <w:ilvl w:val="0"/>
          <w:numId w:val="0"/>
        </w:numPr>
        <w:ind w:left="360" w:hanging="360"/>
        <w:rPr>
          <w:color w:val="auto"/>
          <w:sz w:val="20"/>
          <w:szCs w:val="20"/>
          <w:lang w:val="en-GB"/>
          <w:rPrChange w:author="Jonathan Leipold - BDAE Gruppe" w:date="2023-10-21T13:14:00Z" w:id="1587">
            <w:rPr>
              <w:lang w:val="en-GB"/>
            </w:rPr>
          </w:rPrChange>
        </w:rPr>
        <w:pPrChange w:author="Jonathan Leipold - BDAE Gruppe" w:date="2023-10-21T13:14:00Z" w:id="1588">
          <w:pPr>
            <w:pStyle w:val="ListBullet"/>
          </w:pPr>
        </w:pPrChange>
      </w:pPr>
    </w:p>
    <w:p w:rsidRPr="00992CCF" w:rsidR="00F97EEB" w:rsidP="00F97EEB" w:rsidRDefault="00F97EEB" w14:paraId="060CED29" w14:textId="77777777">
      <w:pPr>
        <w:pStyle w:val="Heading2"/>
        <w:rPr>
          <w:sz w:val="22"/>
          <w:rPrChange w:author="Jonathan Leipold - BDAE Gruppe" w:date="2023-10-18T10:09:00Z" w:id="1589">
            <w:rPr/>
          </w:rPrChange>
        </w:rPr>
      </w:pPr>
      <w:bookmarkStart w:name="_Toc148803245" w:id="1590"/>
      <w:bookmarkStart w:name="_Toc1280459134" w:id="1591"/>
      <w:r w:rsidRPr="59DC0485">
        <w:rPr>
          <w:sz w:val="22"/>
          <w:rPrChange w:author="Jonathan Leipold - BDAE Gruppe" w:date="2023-10-18T10:09:00Z" w:id="1592">
            <w:rPr/>
          </w:rPrChange>
        </w:rPr>
        <w:t>Interpretation of results</w:t>
      </w:r>
      <w:bookmarkEnd w:id="1590"/>
      <w:bookmarkEnd w:id="1591"/>
    </w:p>
    <w:p w:rsidRPr="00992CCF" w:rsidR="00F97EEB" w:rsidP="00F97EEB" w:rsidRDefault="00F97EEB" w14:paraId="38F2E216" w14:textId="77777777">
      <w:pPr>
        <w:pStyle w:val="NormalWeb"/>
        <w:spacing w:before="0" w:beforeAutospacing="0" w:after="0" w:afterAutospacing="0"/>
        <w:ind w:left="720"/>
        <w:jc w:val="both"/>
        <w:textAlignment w:val="baseline"/>
        <w:rPr>
          <w:rFonts w:ascii="Arial" w:hAnsi="Arial" w:cs="Arial"/>
          <w:color w:val="000000"/>
          <w:sz w:val="20"/>
          <w:szCs w:val="20"/>
          <w:lang w:val="en-GB"/>
          <w:rPrChange w:author="Jonathan Leipold - BDAE Gruppe" w:date="2023-10-18T10:09:00Z" w:id="1593">
            <w:rPr>
              <w:rFonts w:ascii="Arial" w:hAnsi="Arial" w:cs="Arial"/>
              <w:color w:val="000000"/>
              <w:sz w:val="22"/>
              <w:szCs w:val="22"/>
              <w:lang w:val="en-GB"/>
            </w:rPr>
          </w:rPrChange>
        </w:rPr>
      </w:pPr>
    </w:p>
    <w:p w:rsidRPr="00F47078" w:rsidR="00F97EEB" w:rsidP="00F97EEB" w:rsidRDefault="00F97EEB" w14:paraId="58D83591" w14:textId="77777777">
      <w:pPr>
        <w:pStyle w:val="ListBullet"/>
        <w:rPr>
          <w:color w:val="1AB39F" w:themeColor="accent6"/>
          <w:sz w:val="20"/>
          <w:szCs w:val="20"/>
          <w:lang w:val="en-GB"/>
          <w:rPrChange w:author="Jonathan Leipold - BDAE Gruppe" w:date="2023-10-21T13:13:00Z" w:id="1594">
            <w:rPr>
              <w:lang w:val="en-GB"/>
            </w:rPr>
          </w:rPrChange>
        </w:rPr>
      </w:pPr>
      <w:r w:rsidRPr="00F47078">
        <w:rPr>
          <w:color w:val="1AB39F" w:themeColor="accent6"/>
          <w:sz w:val="20"/>
          <w:szCs w:val="20"/>
          <w:lang w:val="en-GB"/>
          <w:rPrChange w:author="Jonathan Leipold - BDAE Gruppe" w:date="2023-10-21T13:13:00Z" w:id="1595">
            <w:rPr>
              <w:lang w:val="en-GB"/>
            </w:rPr>
          </w:rPrChange>
        </w:rPr>
        <w:t xml:space="preserve">Have you </w:t>
      </w:r>
      <w:proofErr w:type="spellStart"/>
      <w:r w:rsidRPr="00F47078">
        <w:rPr>
          <w:color w:val="1AB39F" w:themeColor="accent6"/>
          <w:sz w:val="20"/>
          <w:szCs w:val="20"/>
          <w:lang w:val="en-GB"/>
          <w:rPrChange w:author="Jonathan Leipold - BDAE Gruppe" w:date="2023-10-21T13:13:00Z" w:id="1596">
            <w:rPr>
              <w:lang w:val="en-GB"/>
            </w:rPr>
          </w:rPrChange>
        </w:rPr>
        <w:t>analyzed</w:t>
      </w:r>
      <w:proofErr w:type="spellEnd"/>
      <w:r w:rsidRPr="00F47078">
        <w:rPr>
          <w:color w:val="1AB39F" w:themeColor="accent6"/>
          <w:sz w:val="20"/>
          <w:szCs w:val="20"/>
          <w:lang w:val="en-GB"/>
          <w:rPrChange w:author="Jonathan Leipold - BDAE Gruppe" w:date="2023-10-21T13:13:00Z" w:id="1597">
            <w:rPr>
              <w:lang w:val="en-GB"/>
            </w:rPr>
          </w:rPrChange>
        </w:rPr>
        <w:t xml:space="preserve"> the errors in your model? </w:t>
      </w:r>
    </w:p>
    <w:p w:rsidRPr="00F47078" w:rsidR="00F97EEB" w:rsidP="00F97EEB" w:rsidRDefault="00F97EEB" w14:paraId="798BD1C4" w14:textId="77777777">
      <w:pPr>
        <w:pStyle w:val="ListBullet"/>
        <w:rPr>
          <w:color w:val="1AB39F" w:themeColor="accent6"/>
          <w:sz w:val="20"/>
          <w:szCs w:val="20"/>
          <w:lang w:val="en-GB"/>
          <w:rPrChange w:author="Jonathan Leipold - BDAE Gruppe" w:date="2023-10-21T13:13:00Z" w:id="1598">
            <w:rPr>
              <w:lang w:val="en-GB"/>
            </w:rPr>
          </w:rPrChange>
        </w:rPr>
      </w:pPr>
      <w:r w:rsidRPr="00F47078">
        <w:rPr>
          <w:color w:val="1AB39F" w:themeColor="accent6"/>
          <w:sz w:val="20"/>
          <w:szCs w:val="20"/>
          <w:lang w:val="en-GB"/>
          <w:rPrChange w:author="Jonathan Leipold - BDAE Gruppe" w:date="2023-10-21T13:13:00Z" w:id="1599">
            <w:rPr>
              <w:lang w:val="en-GB"/>
            </w:rPr>
          </w:rPrChange>
        </w:rPr>
        <w:t>Did this contribute to his improvement? If yes, describe.</w:t>
      </w:r>
    </w:p>
    <w:p w:rsidRPr="00F47078" w:rsidR="00F97EEB" w:rsidP="00F97EEB" w:rsidRDefault="00F97EEB" w14:paraId="03FB4118" w14:textId="77777777">
      <w:pPr>
        <w:pStyle w:val="ListBullet"/>
        <w:rPr>
          <w:color w:val="1AB39F" w:themeColor="accent6"/>
          <w:sz w:val="20"/>
          <w:szCs w:val="20"/>
          <w:lang w:val="en-GB"/>
          <w:rPrChange w:author="Jonathan Leipold - BDAE Gruppe" w:date="2023-10-21T13:13:00Z" w:id="1600">
            <w:rPr>
              <w:lang w:val="en-GB"/>
            </w:rPr>
          </w:rPrChange>
        </w:rPr>
      </w:pPr>
      <w:r w:rsidRPr="00F47078">
        <w:rPr>
          <w:color w:val="1AB39F" w:themeColor="accent6"/>
          <w:sz w:val="20"/>
          <w:szCs w:val="20"/>
          <w:lang w:val="en-GB"/>
          <w:rPrChange w:author="Jonathan Leipold - BDAE Gruppe" w:date="2023-10-21T13:13:00Z" w:id="1601">
            <w:rPr>
              <w:lang w:val="en-GB"/>
            </w:rPr>
          </w:rPrChange>
        </w:rPr>
        <w:t>Have you used interpretability techniques such as SHAP, LIME, Skater… (Grad-CAM for Deep Learning…)</w:t>
      </w:r>
    </w:p>
    <w:p w:rsidRPr="00F47078" w:rsidR="00F97EEB" w:rsidDel="00F47078" w:rsidP="00F97EEB" w:rsidRDefault="00F97EEB" w14:paraId="58FCF6FB" w14:textId="77777777">
      <w:pPr>
        <w:pStyle w:val="ListBullet"/>
        <w:rPr>
          <w:del w:author="Jonathan Leipold - BDAE Gruppe" w:date="2023-10-21T13:14:00Z" w:id="1602"/>
          <w:color w:val="1AB39F" w:themeColor="accent6"/>
          <w:sz w:val="20"/>
          <w:szCs w:val="20"/>
          <w:lang w:val="en-GB"/>
          <w:rPrChange w:author="Jonathan Leipold - BDAE Gruppe" w:date="2023-10-21T13:13:00Z" w:id="1603">
            <w:rPr>
              <w:del w:author="Jonathan Leipold - BDAE Gruppe" w:date="2023-10-21T13:14:00Z" w:id="1604"/>
              <w:lang w:val="en-GB"/>
            </w:rPr>
          </w:rPrChange>
        </w:rPr>
      </w:pPr>
      <w:r w:rsidRPr="00F47078">
        <w:rPr>
          <w:color w:val="1AB39F" w:themeColor="accent6"/>
          <w:sz w:val="20"/>
          <w:szCs w:val="20"/>
          <w:lang w:val="en-GB"/>
          <w:rPrChange w:author="Jonathan Leipold - BDAE Gruppe" w:date="2023-10-21T13:13:00Z" w:id="1605">
            <w:rPr>
              <w:lang w:val="en-GB"/>
            </w:rPr>
          </w:rPrChange>
        </w:rPr>
        <w:t>What has (or not) generated a significant improvement in your performance? </w:t>
      </w:r>
    </w:p>
    <w:p w:rsidRPr="00F47078" w:rsidR="00F97EEB" w:rsidRDefault="00F97EEB" w14:paraId="7B9BDD09" w14:textId="77777777">
      <w:pPr>
        <w:pStyle w:val="ListBullet"/>
        <w:rPr>
          <w:rFonts w:ascii="Times New Roman" w:hAnsi="Times New Roman" w:cs="Times New Roman"/>
          <w:color w:val="1AB39F" w:themeColor="accent6"/>
          <w:lang w:val="en-GB"/>
          <w:rPrChange w:author="Jonathan Leipold - BDAE Gruppe" w:date="2023-10-21T13:14:00Z" w:id="1606">
            <w:rPr>
              <w:rFonts w:ascii="Times New Roman" w:hAnsi="Times New Roman" w:cs="Times New Roman"/>
              <w:color w:val="auto"/>
              <w:sz w:val="24"/>
              <w:szCs w:val="24"/>
              <w:lang w:val="en-GB"/>
            </w:rPr>
          </w:rPrChange>
        </w:rPr>
        <w:pPrChange w:author="Jonathan Leipold - BDAE Gruppe" w:date="2023-10-21T13:14:00Z" w:id="1607">
          <w:pPr>
            <w:spacing w:after="240"/>
          </w:pPr>
        </w:pPrChange>
      </w:pPr>
    </w:p>
    <w:p w:rsidRPr="00F47078" w:rsidR="00F97EEB" w:rsidP="00F97EEB" w:rsidRDefault="00F97EEB" w14:paraId="257BAB04" w14:textId="77777777">
      <w:pPr>
        <w:pStyle w:val="NormalWeb"/>
        <w:spacing w:before="0" w:beforeAutospacing="0" w:after="0" w:afterAutospacing="0"/>
        <w:rPr>
          <w:color w:val="1AB39F" w:themeColor="accent6"/>
          <w:sz w:val="22"/>
          <w:szCs w:val="22"/>
          <w:lang w:val="en-GB"/>
          <w:rPrChange w:author="Jonathan Leipold - BDAE Gruppe" w:date="2023-10-21T13:13:00Z" w:id="1608">
            <w:rPr>
              <w:lang w:val="en-GB"/>
            </w:rPr>
          </w:rPrChange>
        </w:rPr>
      </w:pPr>
      <w:r w:rsidRPr="00F47078">
        <w:rPr>
          <w:rFonts w:ascii="Arial" w:hAnsi="Arial" w:cs="Arial"/>
          <w:b/>
          <w:bCs/>
          <w:color w:val="1AB39F" w:themeColor="accent6"/>
          <w:sz w:val="20"/>
          <w:szCs w:val="20"/>
          <w:lang w:val="en-GB"/>
          <w:rPrChange w:author="Jonathan Leipold - BDAE Gruppe" w:date="2023-10-21T13:13:00Z" w:id="1609">
            <w:rPr>
              <w:rFonts w:ascii="Arial" w:hAnsi="Arial" w:cs="Arial"/>
              <w:b/>
              <w:bCs/>
              <w:color w:val="000000"/>
              <w:sz w:val="22"/>
              <w:szCs w:val="22"/>
              <w:lang w:val="en-GB"/>
            </w:rPr>
          </w:rPrChange>
        </w:rPr>
        <w:t>Assessment methods: </w:t>
      </w:r>
    </w:p>
    <w:p w:rsidRPr="00F47078" w:rsidR="00F97EEB" w:rsidP="00F97EEB" w:rsidRDefault="00F97EEB" w14:paraId="145C7EF7" w14:textId="77777777">
      <w:pPr>
        <w:pStyle w:val="NormalWeb"/>
        <w:spacing w:before="0" w:beforeAutospacing="0" w:after="0" w:afterAutospacing="0"/>
        <w:jc w:val="both"/>
        <w:rPr>
          <w:color w:val="1AB39F" w:themeColor="accent6"/>
          <w:sz w:val="22"/>
          <w:szCs w:val="22"/>
          <w:lang w:val="en-GB"/>
          <w:rPrChange w:author="Jonathan Leipold - BDAE Gruppe" w:date="2023-10-21T13:13:00Z" w:id="1610">
            <w:rPr>
              <w:lang w:val="en-GB"/>
            </w:rPr>
          </w:rPrChange>
        </w:rPr>
      </w:pPr>
      <w:r w:rsidRPr="00F47078">
        <w:rPr>
          <w:rFonts w:ascii="Arial" w:hAnsi="Arial" w:cs="Arial"/>
          <w:b/>
          <w:bCs/>
          <w:color w:val="1AB39F" w:themeColor="accent6"/>
          <w:sz w:val="20"/>
          <w:szCs w:val="20"/>
          <w:lang w:val="en-GB"/>
          <w:rPrChange w:author="Jonathan Leipold - BDAE Gruppe" w:date="2023-10-21T13:13:00Z" w:id="1611">
            <w:rPr>
              <w:rFonts w:ascii="Arial" w:hAnsi="Arial" w:cs="Arial"/>
              <w:b/>
              <w:bCs/>
              <w:color w:val="000000"/>
              <w:sz w:val="22"/>
              <w:szCs w:val="22"/>
              <w:lang w:val="en-GB"/>
            </w:rPr>
          </w:rPrChange>
        </w:rPr>
        <w:t>Professional scenario: based on a proposed solution, the candidate will have to produce a summary report including: the explanation of the choices of AI solutions implemented, the interpretation of the results, the evaluation of the reliability of the algorithms and an optimization proposal.</w:t>
      </w:r>
    </w:p>
    <w:p w:rsidR="00F97EEB" w:rsidP="00F97EEB" w:rsidRDefault="00F97EEB" w14:paraId="3B7F7A49" w14:textId="77777777">
      <w:pPr>
        <w:rPr>
          <w:ins w:author="Jonathan Leipold - BDAE Gruppe" w:date="2023-10-21T13:14:00Z" w:id="1612"/>
          <w:sz w:val="20"/>
          <w:szCs w:val="20"/>
          <w:lang w:val="en-GB"/>
        </w:rPr>
      </w:pPr>
    </w:p>
    <w:p w:rsidRPr="00992CCF" w:rsidR="00F47078" w:rsidP="00F97EEB" w:rsidRDefault="00F47078" w14:paraId="380E0180" w14:textId="56608F7C">
      <w:pPr>
        <w:rPr>
          <w:sz w:val="20"/>
          <w:szCs w:val="20"/>
          <w:lang w:val="en-GB"/>
          <w:rPrChange w:author="Jonathan Leipold - BDAE Gruppe" w:date="2023-10-18T10:09:00Z" w:id="1613">
            <w:rPr>
              <w:lang w:val="en-GB"/>
            </w:rPr>
          </w:rPrChange>
        </w:rPr>
      </w:pPr>
    </w:p>
    <w:p w:rsidR="00F47078" w:rsidRDefault="00F47078" w14:paraId="06142797" w14:textId="77777777">
      <w:pPr>
        <w:rPr>
          <w:ins w:author="Jonathan Leipold - BDAE Gruppe" w:date="2023-10-21T13:13:00Z" w:id="1614"/>
          <w:rFonts w:asciiTheme="majorHAnsi" w:hAnsiTheme="majorHAnsi" w:eastAsiaTheme="majorEastAsia" w:cstheme="majorBidi"/>
          <w:color w:val="007789" w:themeColor="accent1" w:themeShade="BF"/>
          <w:sz w:val="28"/>
          <w:szCs w:val="28"/>
          <w:lang w:val="en-GB"/>
        </w:rPr>
      </w:pPr>
      <w:ins w:author="Jonathan Leipold - BDAE Gruppe" w:date="2023-10-21T13:13:00Z" w:id="1615">
        <w:r>
          <w:rPr>
            <w:sz w:val="28"/>
            <w:szCs w:val="28"/>
            <w:lang w:val="en-GB"/>
          </w:rPr>
          <w:br w:type="page"/>
        </w:r>
      </w:ins>
    </w:p>
    <w:p w:rsidRPr="00992CCF" w:rsidR="00F97EEB" w:rsidP="00F97EEB" w:rsidRDefault="00F97EEB" w14:paraId="248310F9" w14:textId="26A79537">
      <w:pPr>
        <w:pStyle w:val="Heading1"/>
        <w:numPr>
          <w:ilvl w:val="0"/>
          <w:numId w:val="20"/>
        </w:numPr>
        <w:rPr>
          <w:sz w:val="28"/>
          <w:szCs w:val="28"/>
          <w:lang w:val="en-GB"/>
          <w:rPrChange w:author="Jonathan Leipold - BDAE Gruppe" w:date="2023-10-18T10:09:00Z" w:id="1616">
            <w:rPr>
              <w:lang w:val="en-GB"/>
            </w:rPr>
          </w:rPrChange>
        </w:rPr>
      </w:pPr>
      <w:bookmarkStart w:name="_Toc148803246" w:id="1617"/>
      <w:bookmarkStart w:name="_Toc2028506451" w:id="1618"/>
      <w:r w:rsidRPr="079F9594">
        <w:rPr>
          <w:sz w:val="28"/>
          <w:szCs w:val="28"/>
          <w:lang w:val="en-GB"/>
          <w:rPrChange w:author="Jonathan Leipold - BDAE Gruppe" w:date="2023-10-18T10:09:00Z" w:id="1619">
            <w:rPr>
              <w:lang w:val="en-GB"/>
            </w:rPr>
          </w:rPrChange>
        </w:rPr>
        <w:t>Conclusions</w:t>
      </w:r>
      <w:bookmarkEnd w:id="1617"/>
      <w:bookmarkEnd w:id="1618"/>
    </w:p>
    <w:p w:rsidRPr="00992CCF" w:rsidR="00F97EEB" w:rsidP="00F97EEB" w:rsidRDefault="00F97EEB" w14:paraId="532EDAC0" w14:textId="77777777">
      <w:pPr>
        <w:rPr>
          <w:sz w:val="20"/>
          <w:szCs w:val="20"/>
          <w:lang w:val="en-GB"/>
          <w:rPrChange w:author="Jonathan Leipold - BDAE Gruppe" w:date="2023-10-18T10:09:00Z" w:id="1620">
            <w:rPr>
              <w:lang w:val="en-GB"/>
            </w:rPr>
          </w:rPrChange>
        </w:rPr>
      </w:pPr>
    </w:p>
    <w:p w:rsidRPr="00992CCF" w:rsidR="00F97EEB" w:rsidP="00F97EEB" w:rsidRDefault="00F97EEB" w14:paraId="478ADDBA" w14:textId="77777777">
      <w:pPr>
        <w:pStyle w:val="Heading2"/>
        <w:rPr>
          <w:sz w:val="22"/>
          <w:rPrChange w:author="Jonathan Leipold - BDAE Gruppe" w:date="2023-10-18T10:09:00Z" w:id="1621">
            <w:rPr/>
          </w:rPrChange>
        </w:rPr>
      </w:pPr>
      <w:bookmarkStart w:name="_Toc148803247" w:id="1622"/>
      <w:bookmarkStart w:name="_Toc1739943598" w:id="1623"/>
      <w:r w:rsidRPr="59DC0485">
        <w:rPr>
          <w:sz w:val="22"/>
          <w:rPrChange w:author="Jonathan Leipold - BDAE Gruppe" w:date="2023-10-18T10:09:00Z" w:id="1624">
            <w:rPr/>
          </w:rPrChange>
        </w:rPr>
        <w:t>challenges</w:t>
      </w:r>
      <w:bookmarkEnd w:id="1622"/>
      <w:bookmarkEnd w:id="1623"/>
    </w:p>
    <w:p w:rsidRPr="00992CCF" w:rsidR="00F97EEB" w:rsidP="00F97EEB" w:rsidRDefault="00F97EEB" w14:paraId="35690A94" w14:textId="77777777">
      <w:pPr>
        <w:rPr>
          <w:sz w:val="20"/>
          <w:szCs w:val="20"/>
          <w:rPrChange w:author="Jonathan Leipold - BDAE Gruppe" w:date="2023-10-18T10:09:00Z" w:id="1625">
            <w:rPr/>
          </w:rPrChange>
        </w:rPr>
      </w:pPr>
    </w:p>
    <w:p w:rsidRPr="00A334D9" w:rsidR="00F97EEB" w:rsidRDefault="00F97EEB" w14:paraId="19C799B9" w14:textId="77777777">
      <w:pPr>
        <w:pStyle w:val="ListBullet"/>
        <w:spacing w:line="240" w:lineRule="auto"/>
        <w:rPr>
          <w:color w:val="1AB39F" w:themeColor="accent6"/>
          <w:sz w:val="20"/>
          <w:szCs w:val="20"/>
          <w:lang w:val="en-GB"/>
          <w:rPrChange w:author="Jonathan Leipold - BDAE Gruppe" w:date="2023-10-21T13:12:00Z" w:id="1626">
            <w:rPr>
              <w:lang w:val="en-GB"/>
            </w:rPr>
          </w:rPrChange>
        </w:rPr>
        <w:pPrChange w:author="Jonathan Leipold - BDAE Gruppe" w:date="2023-10-21T13:12:00Z" w:id="1627">
          <w:pPr>
            <w:pStyle w:val="ListBullet"/>
          </w:pPr>
        </w:pPrChange>
      </w:pPr>
      <w:r w:rsidRPr="00A334D9">
        <w:rPr>
          <w:color w:val="1AB39F" w:themeColor="accent6"/>
          <w:sz w:val="20"/>
          <w:szCs w:val="20"/>
          <w:lang w:val="en-GB"/>
          <w:rPrChange w:author="Jonathan Leipold - BDAE Gruppe" w:date="2023-10-21T13:12:00Z" w:id="1628">
            <w:rPr>
              <w:lang w:val="en-GB"/>
            </w:rPr>
          </w:rPrChange>
        </w:rPr>
        <w:t>What was the main scientific obstacle encountered during this project?</w:t>
      </w:r>
    </w:p>
    <w:p w:rsidRPr="00A334D9" w:rsidR="00F97EEB" w:rsidRDefault="00F97EEB" w14:paraId="19610C66" w14:textId="77777777">
      <w:pPr>
        <w:pStyle w:val="ListBullet"/>
        <w:spacing w:line="240" w:lineRule="auto"/>
        <w:rPr>
          <w:color w:val="1AB39F" w:themeColor="accent6"/>
          <w:sz w:val="20"/>
          <w:szCs w:val="20"/>
          <w:lang w:val="en-GB"/>
          <w:rPrChange w:author="Jonathan Leipold - BDAE Gruppe" w:date="2023-10-21T13:12:00Z" w:id="1629">
            <w:rPr>
              <w:lang w:val="en-GB"/>
            </w:rPr>
          </w:rPrChange>
        </w:rPr>
        <w:pPrChange w:author="Jonathan Leipold - BDAE Gruppe" w:date="2023-10-21T13:12:00Z" w:id="1630">
          <w:pPr>
            <w:pStyle w:val="ListBullet"/>
          </w:pPr>
        </w:pPrChange>
      </w:pPr>
      <w:r w:rsidRPr="00A334D9">
        <w:rPr>
          <w:color w:val="1AB39F" w:themeColor="accent6"/>
          <w:sz w:val="20"/>
          <w:szCs w:val="20"/>
          <w:lang w:val="en-GB"/>
          <w:rPrChange w:author="Jonathan Leipold - BDAE Gruppe" w:date="2023-10-21T13:12:00Z" w:id="1631">
            <w:rPr>
              <w:lang w:val="en-GB"/>
            </w:rPr>
          </w:rPrChange>
        </w:rPr>
        <w:t>For each of the following points, if you encountered difficulties, detail how they slowed you down in setting up your project.</w:t>
      </w:r>
    </w:p>
    <w:p w:rsidRPr="00A334D9" w:rsidR="00F97EEB" w:rsidRDefault="00F97EEB" w14:paraId="3B2575C1" w14:textId="77777777">
      <w:pPr>
        <w:pStyle w:val="ListBullet"/>
        <w:spacing w:line="240" w:lineRule="auto"/>
        <w:rPr>
          <w:color w:val="1AB39F" w:themeColor="accent6"/>
          <w:sz w:val="20"/>
          <w:szCs w:val="20"/>
          <w:lang w:val="en-GB"/>
          <w:rPrChange w:author="Jonathan Leipold - BDAE Gruppe" w:date="2023-10-21T13:12:00Z" w:id="1632">
            <w:rPr>
              <w:lang w:val="en-GB"/>
            </w:rPr>
          </w:rPrChange>
        </w:rPr>
        <w:pPrChange w:author="Jonathan Leipold - BDAE Gruppe" w:date="2023-10-21T13:12:00Z" w:id="1633">
          <w:pPr>
            <w:pStyle w:val="ListBullet"/>
          </w:pPr>
        </w:pPrChange>
      </w:pPr>
      <w:r w:rsidRPr="00A334D9">
        <w:rPr>
          <w:color w:val="1AB39F" w:themeColor="accent6"/>
          <w:sz w:val="20"/>
          <w:szCs w:val="20"/>
          <w:lang w:val="en-GB"/>
          <w:rPrChange w:author="Jonathan Leipold - BDAE Gruppe" w:date="2023-10-21T13:12:00Z" w:id="1634">
            <w:rPr>
              <w:lang w:val="en-GB"/>
            </w:rPr>
          </w:rPrChange>
        </w:rPr>
        <w:t>Forecast: tasks that took longer than expected, etc.</w:t>
      </w:r>
    </w:p>
    <w:p w:rsidRPr="00A334D9" w:rsidR="00562C17" w:rsidRDefault="00F97EEB" w14:paraId="19AD93DD" w14:textId="61E507E6">
      <w:pPr>
        <w:pStyle w:val="ListBullet"/>
        <w:spacing w:line="240" w:lineRule="auto"/>
        <w:rPr>
          <w:color w:val="1AB39F" w:themeColor="accent6"/>
          <w:sz w:val="20"/>
          <w:szCs w:val="20"/>
          <w:lang w:val="en-GB"/>
          <w:rPrChange w:author="Jonathan Leipold - BDAE Gruppe" w:date="2023-10-21T13:12:00Z" w:id="1635">
            <w:rPr>
              <w:lang w:val="en-GB"/>
            </w:rPr>
          </w:rPrChange>
        </w:rPr>
        <w:pPrChange w:author="Jonathan Leipold - BDAE Gruppe" w:date="2023-10-21T13:12:00Z" w:id="1636">
          <w:pPr>
            <w:pStyle w:val="ListBullet"/>
          </w:pPr>
        </w:pPrChange>
      </w:pPr>
      <w:r w:rsidRPr="00A334D9">
        <w:rPr>
          <w:color w:val="1AB39F" w:themeColor="accent6"/>
          <w:sz w:val="20"/>
          <w:szCs w:val="20"/>
          <w:lang w:val="en-GB"/>
          <w:rPrChange w:author="Jonathan Leipold - BDAE Gruppe" w:date="2023-10-21T13:12:00Z" w:id="1637">
            <w:rPr>
              <w:lang w:val="en-GB"/>
            </w:rPr>
          </w:rPrChange>
        </w:rPr>
        <w:t>Datasets: acquisition, volumetry, processing, aggregation, etc.</w:t>
      </w:r>
      <w:del w:author="Jonathan Leipold - BDAE Gruppe" w:date="2023-10-21T12:55:00Z" w:id="1638">
        <w:r w:rsidRPr="00A334D9" w:rsidDel="004C7BA8" w:rsidR="079F9594">
          <w:rPr>
            <w:color w:val="1AB39F" w:themeColor="accent6"/>
            <w:sz w:val="20"/>
            <w:szCs w:val="20"/>
            <w:lang w:val="en-GB"/>
            <w:rPrChange w:author="Jonathan Leipold - BDAE Gruppe" w:date="2023-10-21T13:12:00Z" w:id="1639">
              <w:rPr>
                <w:lang w:val="en-GB"/>
              </w:rPr>
            </w:rPrChange>
          </w:rPr>
          <w:delText>The</w:delText>
        </w:r>
        <w:r w:rsidRPr="00A334D9" w:rsidDel="004C7BA8" w:rsidR="00562C17">
          <w:rPr>
            <w:color w:val="1AB39F" w:themeColor="accent6"/>
            <w:sz w:val="20"/>
            <w:szCs w:val="20"/>
            <w:lang w:val="en-GB"/>
            <w:rPrChange w:author="Jonathan Leipold - BDAE Gruppe" w:date="2023-10-21T13:12:00Z" w:id="1640">
              <w:rPr>
                <w:lang w:val="en-GB"/>
              </w:rPr>
            </w:rPrChange>
          </w:rPr>
          <w:delText>A</w:delText>
        </w:r>
      </w:del>
      <w:del w:author="Jonathan Leipold - BDAE Gruppe" w:date="2023-10-21T12:53:00Z" w:id="1641">
        <w:r w:rsidRPr="00A334D9" w:rsidDel="00223B67" w:rsidR="079F9594">
          <w:rPr>
            <w:color w:val="1AB39F" w:themeColor="accent6"/>
            <w:sz w:val="20"/>
            <w:szCs w:val="20"/>
            <w:lang w:val="en-GB"/>
            <w:rPrChange w:author="Jonathan Leipold - BDAE Gruppe" w:date="2023-10-21T13:12:00Z" w:id="1642">
              <w:rPr>
                <w:lang w:val="en-GB"/>
              </w:rPr>
            </w:rPrChange>
          </w:rPr>
          <w:delText xml:space="preserve">a </w:delText>
        </w:r>
      </w:del>
      <w:del w:author="Jonathan Leipold - BDAE Gruppe" w:date="2023-10-21T12:55:00Z" w:id="1643">
        <w:r w:rsidRPr="00A334D9" w:rsidDel="004C7BA8" w:rsidR="079F9594">
          <w:rPr>
            <w:color w:val="1AB39F" w:themeColor="accent6"/>
            <w:sz w:val="20"/>
            <w:szCs w:val="20"/>
            <w:lang w:val="en-GB"/>
            <w:rPrChange w:author="Jonathan Leipold - BDAE Gruppe" w:date="2023-10-21T13:12:00Z" w:id="1644">
              <w:rPr>
                <w:lang w:val="en-GB"/>
              </w:rPr>
            </w:rPrChange>
          </w:rPr>
          <w:delText>ith which</w:delText>
        </w:r>
        <w:r w:rsidRPr="00A334D9" w:rsidDel="004C7BA8" w:rsidR="00562C17">
          <w:rPr>
            <w:color w:val="1AB39F" w:themeColor="accent6"/>
            <w:sz w:val="20"/>
            <w:szCs w:val="20"/>
            <w:lang w:val="en-GB"/>
            <w:rPrChange w:author="Jonathan Leipold - BDAE Gruppe" w:date="2023-10-21T13:12:00Z" w:id="1645">
              <w:rPr>
                <w:lang w:val="en-GB"/>
              </w:rPr>
            </w:rPrChange>
          </w:rPr>
          <w:delText>ere</w:delText>
        </w:r>
        <w:r w:rsidRPr="00A334D9" w:rsidDel="004C7BA8" w:rsidR="079F9594">
          <w:rPr>
            <w:color w:val="1AB39F" w:themeColor="accent6"/>
            <w:sz w:val="20"/>
            <w:szCs w:val="20"/>
            <w:lang w:val="en-GB"/>
            <w:rPrChange w:author="Jonathan Leipold - BDAE Gruppe" w:date="2023-10-21T13:12:00Z" w:id="1646">
              <w:rPr>
                <w:lang w:val="en-GB"/>
              </w:rPr>
            </w:rPrChange>
          </w:rPr>
          <w:delText>was hn</w:delText>
        </w:r>
        <w:r w:rsidRPr="00A334D9" w:rsidDel="004C7BA8" w:rsidR="00562C17">
          <w:rPr>
            <w:color w:val="1AB39F" w:themeColor="accent6"/>
            <w:sz w:val="20"/>
            <w:szCs w:val="20"/>
            <w:lang w:val="en-GB"/>
            <w:rPrChange w:author="Jonathan Leipold - BDAE Gruppe" w:date="2023-10-21T13:12:00Z" w:id="1647">
              <w:rPr>
                <w:lang w:val="en-GB"/>
              </w:rPr>
            </w:rPrChange>
          </w:rPr>
          <w:delText>re</w:delText>
        </w:r>
        <w:r w:rsidRPr="00A334D9" w:rsidDel="004C7BA8" w:rsidR="079F9594">
          <w:rPr>
            <w:color w:val="1AB39F" w:themeColor="accent6"/>
            <w:sz w:val="20"/>
            <w:szCs w:val="20"/>
            <w:lang w:val="en-GB"/>
            <w:rPrChange w:author="Jonathan Leipold - BDAE Gruppe" w:date="2023-10-21T13:12:00Z" w:id="1648">
              <w:rPr>
                <w:lang w:val="en-GB"/>
              </w:rPr>
            </w:rPrChange>
          </w:rPr>
          <w:delText xml:space="preserve">, </w:delText>
        </w:r>
        <w:r w:rsidRPr="00A334D9" w:rsidDel="004C7BA8" w:rsidR="00562C17">
          <w:rPr>
            <w:color w:val="1AB39F" w:themeColor="accent6"/>
            <w:sz w:val="20"/>
            <w:szCs w:val="20"/>
            <w:lang w:val="en-GB"/>
            <w:rPrChange w:author="Jonathan Leipold - BDAE Gruppe" w:date="2023-10-21T13:12:00Z" w:id="1649">
              <w:rPr>
                <w:lang w:val="en-GB"/>
              </w:rPr>
            </w:rPrChange>
          </w:rPr>
          <w:delText xml:space="preserve"> </w:delText>
        </w:r>
        <w:r w:rsidRPr="00A334D9" w:rsidDel="004C7BA8" w:rsidR="079F9594">
          <w:rPr>
            <w:color w:val="1AB39F" w:themeColor="accent6"/>
            <w:sz w:val="20"/>
            <w:szCs w:val="20"/>
            <w:lang w:val="en-GB"/>
            <w:rPrChange w:author="Jonathan Leipold - BDAE Gruppe" w:date="2023-10-21T13:12:00Z" w:id="1650">
              <w:rPr>
                <w:lang w:val="en-GB"/>
              </w:rPr>
            </w:rPrChange>
          </w:rPr>
          <w:delText>,</w:delText>
        </w:r>
      </w:del>
    </w:p>
    <w:p w:rsidRPr="00A334D9" w:rsidR="00F97EEB" w:rsidRDefault="00F97EEB" w14:paraId="0D40C904" w14:textId="77777777">
      <w:pPr>
        <w:pStyle w:val="ListBullet"/>
        <w:spacing w:line="240" w:lineRule="auto"/>
        <w:rPr>
          <w:ins w:author="Gastbenutzer" w:date="2023-10-17T20:52:00Z" w:id="1651"/>
          <w:color w:val="1AB39F" w:themeColor="accent6"/>
          <w:sz w:val="20"/>
          <w:szCs w:val="20"/>
          <w:lang w:val="en-GB"/>
          <w:rPrChange w:author="Jonathan Leipold - BDAE Gruppe" w:date="2023-10-21T13:12:00Z" w:id="1652">
            <w:rPr>
              <w:ins w:author="Gastbenutzer" w:date="2023-10-17T20:52:00Z" w:id="1653"/>
              <w:lang w:val="en-GB"/>
            </w:rPr>
          </w:rPrChange>
        </w:rPr>
        <w:pPrChange w:author="Jonathan Leipold - BDAE Gruppe" w:date="2023-10-21T13:12:00Z" w:id="1654">
          <w:pPr>
            <w:pStyle w:val="ListBullet"/>
          </w:pPr>
        </w:pPrChange>
      </w:pPr>
      <w:r w:rsidRPr="00A334D9">
        <w:rPr>
          <w:color w:val="1AB39F" w:themeColor="accent6"/>
          <w:sz w:val="20"/>
          <w:szCs w:val="20"/>
          <w:lang w:val="en-GB"/>
          <w:rPrChange w:author="Jonathan Leipold - BDAE Gruppe" w:date="2023-10-21T13:12:00Z" w:id="1655">
            <w:rPr>
              <w:lang w:val="en-GB"/>
            </w:rPr>
          </w:rPrChange>
        </w:rPr>
        <w:t>Technical/theoretical skills: timing of skill acquisition, skill not offered in training, etc.</w:t>
      </w:r>
    </w:p>
    <w:p w:rsidRPr="00A334D9" w:rsidR="1719FE49" w:rsidDel="00BF6F3B" w:rsidRDefault="2FFF0411" w14:paraId="2A0E324D" w14:textId="41E8954E">
      <w:pPr>
        <w:pStyle w:val="ListBullet"/>
        <w:spacing w:line="240" w:lineRule="auto"/>
        <w:rPr>
          <w:del w:author="Jonathan Leipold - BDAE Gruppe" w:date="2023-10-21T12:55:00Z" w:id="1656"/>
          <w:color w:val="1AB39F" w:themeColor="accent6"/>
          <w:sz w:val="20"/>
          <w:szCs w:val="20"/>
          <w:lang w:val="en-GB"/>
          <w:rPrChange w:author="Jonathan Leipold - BDAE Gruppe" w:date="2023-10-21T13:12:00Z" w:id="1657">
            <w:rPr>
              <w:del w:author="Jonathan Leipold - BDAE Gruppe" w:date="2023-10-21T12:55:00Z" w:id="1658"/>
              <w:sz w:val="20"/>
              <w:szCs w:val="20"/>
              <w:lang w:val="en-GB"/>
            </w:rPr>
          </w:rPrChange>
        </w:rPr>
        <w:pPrChange w:author="Jonathan Leipold - BDAE Gruppe" w:date="2023-10-21T13:12:00Z" w:id="1659">
          <w:pPr>
            <w:pStyle w:val="ListBullet"/>
          </w:pPr>
        </w:pPrChange>
      </w:pPr>
      <w:ins w:author="Gastbenutzer" w:date="2023-10-17T20:52:00Z" w:id="1660">
        <w:r w:rsidRPr="00A334D9">
          <w:rPr>
            <w:color w:val="1AB39F" w:themeColor="accent6"/>
            <w:sz w:val="20"/>
            <w:szCs w:val="20"/>
            <w:lang w:val="en-GB"/>
            <w:rPrChange w:author="Jonathan Leipold - BDAE Gruppe" w:date="2023-10-21T13:12:00Z" w:id="1661">
              <w:rPr/>
            </w:rPrChange>
          </w:rPr>
          <w:tab/>
        </w:r>
        <w:r w:rsidRPr="00A334D9">
          <w:rPr>
            <w:color w:val="1AB39F" w:themeColor="accent6"/>
            <w:sz w:val="20"/>
            <w:szCs w:val="20"/>
            <w:lang w:val="en-GB"/>
            <w:rPrChange w:author="Jonathan Leipold - BDAE Gruppe" w:date="2023-10-21T13:12:00Z" w:id="1662">
              <w:rPr/>
            </w:rPrChange>
          </w:rPr>
          <w:tab/>
        </w:r>
        <w:r w:rsidRPr="00A334D9">
          <w:rPr>
            <w:color w:val="1AB39F" w:themeColor="accent6"/>
            <w:sz w:val="20"/>
            <w:szCs w:val="20"/>
            <w:lang w:val="en-GB"/>
            <w:rPrChange w:author="Jonathan Leipold - BDAE Gruppe" w:date="2023-10-21T13:12:00Z" w:id="1663">
              <w:rPr/>
            </w:rPrChange>
          </w:rPr>
          <w:tab/>
        </w:r>
      </w:ins>
      <w:ins w:author="Gastbenutzer" w:date="2023-10-17T20:59:00Z" w:id="1664">
        <w:r w:rsidRPr="00A334D9" w:rsidR="584B9470">
          <w:rPr>
            <w:color w:val="1AB39F" w:themeColor="accent6"/>
            <w:sz w:val="20"/>
            <w:szCs w:val="20"/>
            <w:lang w:val="en-GB"/>
            <w:rPrChange w:author="Jonathan Leipold - BDAE Gruppe" w:date="2023-10-21T13:12:00Z" w:id="1665">
              <w:rPr>
                <w:lang w:val="en-GB"/>
              </w:rPr>
            </w:rPrChange>
          </w:rPr>
          <w:t xml:space="preserve">One of the difficulties </w:t>
        </w:r>
      </w:ins>
      <w:del w:author="Jonathan Leipold - BDAE Gruppe" w:date="2023-10-21T12:55:00Z" w:id="1666">
        <w:r w:rsidRPr="00A334D9" w:rsidDel="00BF6F3B" w:rsidR="584B9470">
          <w:rPr>
            <w:color w:val="1AB39F" w:themeColor="accent6"/>
            <w:sz w:val="20"/>
            <w:szCs w:val="20"/>
            <w:lang w:val="en-GB"/>
            <w:rPrChange w:author="Jonathan Leipold - BDAE Gruppe" w:date="2023-10-21T13:12:00Z" w:id="1667">
              <w:rPr>
                <w:lang w:val="en-GB"/>
              </w:rPr>
            </w:rPrChange>
          </w:rPr>
          <w:delText>faced by the project group was the lack of skills related to working in a remote group on a data science project. The group underestimated the time needed to divide the tasks, especially in the first part of a project: data exploration and visualisation, and had no theoretical background on how task delegation works best in such projects. It is highly recommended to add the data science project management course as a mandatory module to provide the in-depth skills in this area.</w:delText>
        </w:r>
      </w:del>
    </w:p>
    <w:p w:rsidRPr="00A334D9" w:rsidR="00903E90" w:rsidRDefault="007371DD" w14:paraId="351399B1" w14:textId="142F5CF3">
      <w:pPr>
        <w:pStyle w:val="ListBullet"/>
        <w:spacing w:line="240" w:lineRule="auto"/>
        <w:rPr>
          <w:color w:val="1AB39F" w:themeColor="accent6"/>
          <w:sz w:val="20"/>
          <w:szCs w:val="20"/>
          <w:lang w:val="en-GB"/>
          <w:rPrChange w:author="Jonathan Leipold - BDAE Gruppe" w:date="2023-10-21T13:12:00Z" w:id="1668">
            <w:rPr>
              <w:sz w:val="20"/>
              <w:szCs w:val="20"/>
              <w:lang w:val="en-GB"/>
            </w:rPr>
          </w:rPrChange>
        </w:rPr>
        <w:pPrChange w:author="Jonathan Leipold - BDAE Gruppe" w:date="2023-10-21T13:12:00Z" w:id="1669">
          <w:pPr>
            <w:pStyle w:val="ListBullet"/>
          </w:pPr>
        </w:pPrChange>
      </w:pPr>
      <w:commentRangeStart w:id="1670"/>
      <w:commentRangeStart w:id="1671"/>
      <w:del w:author="Jonathan Leipold - BDAE Gruppe" w:date="2023-10-21T12:55:00Z" w:id="1672">
        <w:r w:rsidRPr="00A334D9" w:rsidDel="00BF6F3B">
          <w:rPr>
            <w:color w:val="1AB39F" w:themeColor="accent6"/>
            <w:sz w:val="20"/>
            <w:szCs w:val="20"/>
            <w:lang w:val="en-GB"/>
            <w:rPrChange w:author="Jonathan Leipold - BDAE Gruppe" w:date="2023-10-21T13:12:00Z" w:id="1673">
              <w:rPr>
                <w:sz w:val="20"/>
                <w:szCs w:val="20"/>
              </w:rPr>
            </w:rPrChange>
          </w:rPr>
          <w:delText xml:space="preserve">For the structure, </w:delText>
        </w:r>
        <w:r w:rsidRPr="00A334D9" w:rsidDel="00BF6F3B" w:rsidR="00903E90">
          <w:rPr>
            <w:color w:val="1AB39F" w:themeColor="accent6"/>
            <w:sz w:val="20"/>
            <w:szCs w:val="20"/>
            <w:lang w:val="en-GB"/>
            <w:rPrChange w:author="Jonathan Leipold - BDAE Gruppe" w:date="2023-10-21T13:12:00Z" w:id="1674">
              <w:rPr>
                <w:sz w:val="20"/>
                <w:szCs w:val="20"/>
                <w:lang w:val="en-GB"/>
              </w:rPr>
            </w:rPrChange>
          </w:rPr>
          <w:delText xml:space="preserve">the group </w:delText>
        </w:r>
        <w:r w:rsidRPr="00A334D9" w:rsidDel="00BF6F3B">
          <w:rPr>
            <w:color w:val="1AB39F" w:themeColor="accent6"/>
            <w:sz w:val="20"/>
            <w:szCs w:val="20"/>
            <w:lang w:val="en-GB"/>
            <w:rPrChange w:author="Jonathan Leipold - BDAE Gruppe" w:date="2023-10-21T13:12:00Z" w:id="1675">
              <w:rPr>
                <w:sz w:val="20"/>
                <w:szCs w:val="20"/>
              </w:rPr>
            </w:rPrChange>
          </w:rPr>
          <w:delText xml:space="preserve">personally would have been helped by a deeper familiarisation with the project and an assessment of the objectives on the part of DataScientest, as well as an actual control of the progress and a demand for the interim reports at the required time. </w:delText>
        </w:r>
      </w:del>
      <w:commentRangeEnd w:id="1670"/>
      <w:r w:rsidDel="00BF6F3B" w:rsidR="00B53853">
        <w:rPr>
          <w:rStyle w:val="CommentReference"/>
        </w:rPr>
        <w:commentReference w:id="1670"/>
      </w:r>
      <w:commentRangeEnd w:id="1671"/>
      <w:r w:rsidDel="00BF6F3B">
        <w:rPr>
          <w:rStyle w:val="CommentReference"/>
        </w:rPr>
        <w:commentReference w:id="1671"/>
      </w:r>
    </w:p>
    <w:p w:rsidRPr="00A334D9" w:rsidR="00F97EEB" w:rsidRDefault="00F97EEB" w14:paraId="096C6557" w14:textId="222D0B34">
      <w:pPr>
        <w:pStyle w:val="ListBullet"/>
        <w:spacing w:line="240" w:lineRule="auto"/>
        <w:rPr>
          <w:color w:val="1AB39F" w:themeColor="accent6"/>
          <w:sz w:val="20"/>
          <w:szCs w:val="20"/>
          <w:lang w:val="en-GB"/>
          <w:rPrChange w:author="Jonathan Leipold - BDAE Gruppe" w:date="2023-10-21T13:12:00Z" w:id="1676">
            <w:rPr>
              <w:lang w:val="en-GB"/>
            </w:rPr>
          </w:rPrChange>
        </w:rPr>
        <w:pPrChange w:author="Jonathan Leipold - BDAE Gruppe" w:date="2023-10-21T13:12:00Z" w:id="1677">
          <w:pPr>
            <w:pStyle w:val="ListBullet"/>
          </w:pPr>
        </w:pPrChange>
      </w:pPr>
      <w:r w:rsidRPr="00A334D9">
        <w:rPr>
          <w:color w:val="1AB39F" w:themeColor="accent6"/>
          <w:sz w:val="20"/>
          <w:szCs w:val="20"/>
          <w:lang w:val="en-GB"/>
          <w:rPrChange w:author="Jonathan Leipold - BDAE Gruppe" w:date="2023-10-21T13:12:00Z" w:id="1678">
            <w:rPr>
              <w:lang w:val="en-GB"/>
            </w:rPr>
          </w:rPrChange>
        </w:rPr>
        <w:t>Relevance: of the approach, model, data, etc.</w:t>
      </w:r>
    </w:p>
    <w:p w:rsidRPr="00A334D9" w:rsidR="00F97EEB" w:rsidRDefault="00F97EEB" w14:paraId="1E7867A4" w14:textId="77777777">
      <w:pPr>
        <w:pStyle w:val="ListBullet"/>
        <w:spacing w:line="240" w:lineRule="auto"/>
        <w:rPr>
          <w:color w:val="1AB39F" w:themeColor="accent6"/>
          <w:sz w:val="20"/>
          <w:szCs w:val="20"/>
          <w:lang w:val="en-GB"/>
          <w:rPrChange w:author="Jonathan Leipold - BDAE Gruppe" w:date="2023-10-21T13:12:00Z" w:id="1679">
            <w:rPr>
              <w:lang w:val="en-GB"/>
            </w:rPr>
          </w:rPrChange>
        </w:rPr>
        <w:pPrChange w:author="Jonathan Leipold - BDAE Gruppe" w:date="2023-10-21T13:12:00Z" w:id="1680">
          <w:pPr>
            <w:pStyle w:val="ListBullet"/>
          </w:pPr>
        </w:pPrChange>
      </w:pPr>
      <w:r w:rsidRPr="00A334D9">
        <w:rPr>
          <w:color w:val="1AB39F" w:themeColor="accent6"/>
          <w:sz w:val="20"/>
          <w:szCs w:val="20"/>
          <w:lang w:val="en-GB"/>
          <w:rPrChange w:author="Jonathan Leipold - BDAE Gruppe" w:date="2023-10-21T13:12:00Z" w:id="1681">
            <w:rPr>
              <w:lang w:val="en-GB"/>
            </w:rPr>
          </w:rPrChange>
        </w:rPr>
        <w:t>IT: storage power, computational power, etc. </w:t>
      </w:r>
    </w:p>
    <w:p w:rsidR="00F97EEB" w:rsidP="00A334D9" w:rsidRDefault="00F97EEB" w14:paraId="0C2CB86D" w14:textId="77777777">
      <w:pPr>
        <w:pStyle w:val="ListBullet"/>
        <w:spacing w:line="240" w:lineRule="auto"/>
        <w:rPr>
          <w:ins w:author="Jonathan Leipold - BDAE Gruppe" w:date="2023-10-21T13:12:00Z" w:id="1682"/>
          <w:color w:val="1AB39F" w:themeColor="accent6"/>
          <w:sz w:val="20"/>
          <w:szCs w:val="20"/>
          <w:lang w:val="en-GB"/>
        </w:rPr>
      </w:pPr>
      <w:r w:rsidRPr="00A334D9">
        <w:rPr>
          <w:color w:val="1AB39F" w:themeColor="accent6"/>
          <w:sz w:val="20"/>
          <w:szCs w:val="20"/>
          <w:lang w:val="en-GB"/>
          <w:rPrChange w:author="Jonathan Leipold - BDAE Gruppe" w:date="2023-10-21T13:12:00Z" w:id="1683">
            <w:rPr>
              <w:lang w:val="en-GB"/>
            </w:rPr>
          </w:rPrChange>
        </w:rPr>
        <w:t>Other</w:t>
      </w:r>
    </w:p>
    <w:p w:rsidRPr="00A334D9" w:rsidR="00A334D9" w:rsidRDefault="00A334D9" w14:paraId="6D314B26" w14:textId="77777777">
      <w:pPr>
        <w:pStyle w:val="ListBullet"/>
        <w:numPr>
          <w:ilvl w:val="0"/>
          <w:numId w:val="0"/>
        </w:numPr>
        <w:spacing w:line="240" w:lineRule="auto"/>
        <w:ind w:left="360" w:hanging="360"/>
        <w:rPr>
          <w:color w:val="1AB39F" w:themeColor="accent6"/>
          <w:sz w:val="20"/>
          <w:szCs w:val="20"/>
          <w:lang w:val="en-GB"/>
          <w:rPrChange w:author="Jonathan Leipold - BDAE Gruppe" w:date="2023-10-21T13:12:00Z" w:id="1684">
            <w:rPr>
              <w:lang w:val="en-GB"/>
            </w:rPr>
          </w:rPrChange>
        </w:rPr>
        <w:pPrChange w:author="Jonathan Leipold - BDAE Gruppe" w:date="2023-10-21T13:12:00Z" w:id="1685">
          <w:pPr>
            <w:pStyle w:val="ListBullet"/>
          </w:pPr>
        </w:pPrChange>
      </w:pPr>
    </w:p>
    <w:p w:rsidR="00BF6F3B" w:rsidRDefault="00BF6F3B" w14:paraId="6A5A986C" w14:textId="77777777">
      <w:pPr>
        <w:pStyle w:val="ListBullet"/>
        <w:numPr>
          <w:ilvl w:val="0"/>
          <w:numId w:val="0"/>
        </w:numPr>
        <w:jc w:val="both"/>
        <w:rPr>
          <w:ins w:author="Jonathan Leipold - BDAE Gruppe" w:date="2023-10-21T12:58:00Z" w:id="1686"/>
          <w:lang w:val="en-GB"/>
        </w:rPr>
        <w:pPrChange w:author="Jonathan Leipold - BDAE Gruppe" w:date="2023-10-21T13:12:00Z" w:id="1687">
          <w:pPr>
            <w:pStyle w:val="ListBullet"/>
            <w:jc w:val="both"/>
          </w:pPr>
        </w:pPrChange>
      </w:pPr>
      <w:ins w:author="Jonathan Leipold - BDAE Gruppe" w:date="2023-10-21T12:55:00Z" w:id="1688">
        <w:r w:rsidRPr="003F44C7">
          <w:rPr>
            <w:lang w:val="en-GB"/>
          </w:rPr>
          <w:t>The main challenge was the fact that the project group worked with real data from a system with which real people work (&amp; make mistakes from time to time). As well the ERP System was changed through the period when the data was collected, which made some older data less trustworthy. Therefore, the validity of the data could never be 100% relied upon. Jonathan, in particular, therefore spent most of his time explaining and preparing the data in both SQL and Python. This time was particularly lacking later in the modelling part.</w:t>
        </w:r>
      </w:ins>
    </w:p>
    <w:p w:rsidR="00F31EB0" w:rsidRDefault="00B3645E" w14:paraId="5DE0DF0A" w14:textId="1B072B69">
      <w:pPr>
        <w:pStyle w:val="ListBullet"/>
        <w:numPr>
          <w:ilvl w:val="0"/>
          <w:numId w:val="0"/>
        </w:numPr>
        <w:jc w:val="both"/>
        <w:rPr>
          <w:ins w:author="Jonathan Leipold - BDAE Gruppe" w:date="2023-10-21T13:00:00Z" w:id="1689"/>
          <w:lang w:val="en-GB"/>
        </w:rPr>
        <w:pPrChange w:author="Jonathan Leipold - BDAE Gruppe" w:date="2023-10-21T13:12:00Z" w:id="1690">
          <w:pPr>
            <w:pStyle w:val="ListBullet"/>
            <w:jc w:val="both"/>
          </w:pPr>
        </w:pPrChange>
      </w:pPr>
      <w:ins w:author="Jonathan Leipold - BDAE Gruppe" w:date="2023-10-21T12:58:00Z" w:id="1691">
        <w:r w:rsidRPr="00F31EB0">
          <w:rPr>
            <w:lang w:val="en-GB"/>
          </w:rPr>
          <w:t xml:space="preserve">In addition a lack of knowledge </w:t>
        </w:r>
        <w:r w:rsidRPr="00F31EB0" w:rsidR="00DE0F3D">
          <w:rPr>
            <w:lang w:val="en-GB"/>
          </w:rPr>
          <w:t xml:space="preserve">about possibilities of ML </w:t>
        </w:r>
        <w:r w:rsidRPr="00F31EB0" w:rsidR="00F70B40">
          <w:rPr>
            <w:lang w:val="en-GB"/>
          </w:rPr>
          <w:t xml:space="preserve">Modelling </w:t>
        </w:r>
        <w:r w:rsidRPr="00F31EB0" w:rsidR="002D3232">
          <w:rPr>
            <w:lang w:val="en-GB"/>
          </w:rPr>
          <w:t>a</w:t>
        </w:r>
      </w:ins>
      <w:ins w:author="Jonathan Leipold - BDAE Gruppe" w:date="2023-10-21T12:59:00Z" w:id="1692">
        <w:r w:rsidRPr="00F31EB0" w:rsidR="002D3232">
          <w:rPr>
            <w:lang w:val="en-GB"/>
          </w:rPr>
          <w:t xml:space="preserve">t the beginning </w:t>
        </w:r>
      </w:ins>
      <w:ins w:author="Jonathan Leipold - BDAE Gruppe" w:date="2023-10-21T13:02:00Z" w:id="1693">
        <w:r w:rsidR="000D0DD0">
          <w:rPr>
            <w:lang w:val="en-GB"/>
          </w:rPr>
          <w:t xml:space="preserve">of the project </w:t>
        </w:r>
      </w:ins>
      <w:ins w:author="Jonathan Leipold - BDAE Gruppe" w:date="2023-10-21T12:59:00Z" w:id="1694">
        <w:r w:rsidRPr="00F31EB0" w:rsidR="002D3232">
          <w:rPr>
            <w:lang w:val="en-GB"/>
          </w:rPr>
          <w:t xml:space="preserve">lead to </w:t>
        </w:r>
        <w:r w:rsidRPr="00F31EB0" w:rsidR="00D14BEB">
          <w:rPr>
            <w:lang w:val="en-GB"/>
          </w:rPr>
          <w:t>unspecific objectives</w:t>
        </w:r>
        <w:r w:rsidRPr="00F31EB0" w:rsidR="00DA70E5">
          <w:rPr>
            <w:lang w:val="en-GB"/>
          </w:rPr>
          <w:t xml:space="preserve"> </w:t>
        </w:r>
      </w:ins>
      <w:ins w:author="Jonathan Leipold - BDAE Gruppe" w:date="2023-10-21T13:00:00Z" w:id="1695">
        <w:r w:rsidRPr="00F31EB0" w:rsidR="00F31EB0">
          <w:rPr>
            <w:lang w:val="en-GB"/>
          </w:rPr>
          <w:t>where it has become clear that they cannot be reached for the most part with the existing data.</w:t>
        </w:r>
        <w:r w:rsidR="00F31EB0">
          <w:rPr>
            <w:lang w:val="en-GB"/>
          </w:rPr>
          <w:t xml:space="preserve"> At the sales project it was a lack of known feature information from the future. For the churn part </w:t>
        </w:r>
        <w:r w:rsidR="0025241E">
          <w:rPr>
            <w:lang w:val="en-GB"/>
          </w:rPr>
          <w:t xml:space="preserve">only </w:t>
        </w:r>
      </w:ins>
      <w:ins w:author="Jonathan Leipold - BDAE Gruppe" w:date="2023-10-21T13:01:00Z" w:id="1696">
        <w:r w:rsidR="0025241E">
          <w:rPr>
            <w:lang w:val="en-GB"/>
          </w:rPr>
          <w:t xml:space="preserve">a target value </w:t>
        </w:r>
        <w:r w:rsidR="00B94D2C">
          <w:rPr>
            <w:lang w:val="en-GB"/>
          </w:rPr>
          <w:t>in the s</w:t>
        </w:r>
      </w:ins>
      <w:ins w:author="Jonathan Leipold - BDAE Gruppe" w:date="2023-10-21T13:02:00Z" w:id="1697">
        <w:r w:rsidR="00B94D2C">
          <w:rPr>
            <w:lang w:val="en-GB"/>
          </w:rPr>
          <w:t xml:space="preserve">ense of </w:t>
        </w:r>
      </w:ins>
      <w:ins w:author="Jonathan Leipold - BDAE Gruppe" w:date="2023-10-21T13:01:00Z" w:id="1698">
        <w:r w:rsidR="0033425E">
          <w:rPr>
            <w:lang w:val="en-GB"/>
          </w:rPr>
          <w:t>“currently</w:t>
        </w:r>
        <w:r w:rsidR="00031C68">
          <w:rPr>
            <w:lang w:val="en-GB"/>
          </w:rPr>
          <w:t xml:space="preserve"> terminated” could be </w:t>
        </w:r>
      </w:ins>
      <w:ins w:author="Jonathan Leipold - BDAE Gruppe" w:date="2023-10-21T13:02:00Z" w:id="1699">
        <w:r w:rsidR="00B94D2C">
          <w:rPr>
            <w:lang w:val="en-GB"/>
          </w:rPr>
          <w:t xml:space="preserve">predicted </w:t>
        </w:r>
      </w:ins>
      <w:ins w:author="Jonathan Leipold - BDAE Gruppe" w:date="2023-10-21T13:01:00Z" w:id="1700">
        <w:r w:rsidR="00031C68">
          <w:rPr>
            <w:lang w:val="en-GB"/>
          </w:rPr>
          <w:t>instead of “will be terminated”</w:t>
        </w:r>
        <w:r w:rsidR="00FC2D98">
          <w:rPr>
            <w:lang w:val="en-GB"/>
          </w:rPr>
          <w:t>.</w:t>
        </w:r>
      </w:ins>
    </w:p>
    <w:p w:rsidRPr="00575B1A" w:rsidR="00BF6F3B" w:rsidRDefault="00BF6F3B" w14:paraId="53C80328" w14:textId="0F15DF4E">
      <w:pPr>
        <w:pStyle w:val="ListBullet"/>
        <w:numPr>
          <w:ilvl w:val="0"/>
          <w:numId w:val="0"/>
        </w:numPr>
        <w:jc w:val="both"/>
        <w:rPr>
          <w:ins w:author="Jonathan Leipold - BDAE Gruppe" w:date="2023-10-21T12:55:00Z" w:id="1701"/>
          <w:lang w:val="en-GB"/>
        </w:rPr>
        <w:pPrChange w:author="Jonathan Leipold - BDAE Gruppe" w:date="2023-10-21T13:12:00Z" w:id="1702">
          <w:pPr>
            <w:pStyle w:val="ListBullet"/>
            <w:jc w:val="both"/>
          </w:pPr>
        </w:pPrChange>
      </w:pPr>
      <w:ins w:author="Jonathan Leipold - BDAE Gruppe" w:date="2023-10-21T12:55:00Z" w:id="1703">
        <w:r w:rsidRPr="00F31EB0">
          <w:rPr>
            <w:lang w:val="en-GB"/>
          </w:rPr>
          <w:t xml:space="preserve">Another </w:t>
        </w:r>
        <w:r w:rsidRPr="00F31EB0" w:rsidR="003F44C7">
          <w:rPr>
            <w:lang w:val="en-GB"/>
          </w:rPr>
          <w:t xml:space="preserve">difficulty </w:t>
        </w:r>
        <w:r w:rsidRPr="00F31EB0" w:rsidR="003F44C7">
          <w:rPr>
            <w:lang w:val="en-GB"/>
            <w:rPrChange w:author="Jonathan Leipold - BDAE Gruppe" w:date="2023-10-21T12:56:00Z" w:id="1704">
              <w:rPr>
                <w:sz w:val="20"/>
                <w:szCs w:val="20"/>
                <w:lang w:val="en-GB"/>
              </w:rPr>
            </w:rPrChange>
          </w:rPr>
          <w:t>faced by the project group was the lack of skills related to working in a remote group on a data science project. The group underestimated the time needed to divide the tasks, especially in the first part of a project: data exploration and visualisation, and had no theoretical background on how task delegation works best in such projects. It is highly recommended to add the data science project management course as a mandatory module to provide the in-depth skills in this area.</w:t>
        </w:r>
      </w:ins>
      <w:ins w:author="Jonathan Leipold - BDAE Gruppe" w:date="2023-10-21T12:56:00Z" w:id="1705">
        <w:r w:rsidRPr="00F31EB0" w:rsidR="003F44C7">
          <w:rPr>
            <w:lang w:val="en-GB"/>
          </w:rPr>
          <w:t xml:space="preserve"> </w:t>
        </w:r>
      </w:ins>
      <w:commentRangeStart w:id="1706"/>
      <w:commentRangeStart w:id="1707"/>
      <w:commentRangeStart w:id="1708"/>
      <w:ins w:author="Jonathan Leipold - BDAE Gruppe" w:date="2023-10-21T12:55:00Z" w:id="1709">
        <w:r w:rsidRPr="00F31EB0" w:rsidR="003F44C7">
          <w:rPr>
            <w:lang w:val="en-GB"/>
            <w:rPrChange w:author="Jonathan Leipold - BDAE Gruppe" w:date="2023-10-21T12:56:00Z" w:id="1710">
              <w:rPr>
                <w:sz w:val="20"/>
                <w:szCs w:val="20"/>
                <w:lang w:val="en-GB"/>
              </w:rPr>
            </w:rPrChange>
          </w:rPr>
          <w:t xml:space="preserve">For the structure, the group personally would have been helped by a deeper familiarisation with the project and an assessment of the objectives on the part of </w:t>
        </w:r>
        <w:proofErr w:type="spellStart"/>
        <w:r w:rsidRPr="00F31EB0" w:rsidR="003F44C7">
          <w:rPr>
            <w:lang w:val="en-GB"/>
            <w:rPrChange w:author="Jonathan Leipold - BDAE Gruppe" w:date="2023-10-21T12:56:00Z" w:id="1711">
              <w:rPr>
                <w:sz w:val="20"/>
                <w:szCs w:val="20"/>
                <w:lang w:val="en-GB"/>
              </w:rPr>
            </w:rPrChange>
          </w:rPr>
          <w:t>DataScientest</w:t>
        </w:r>
        <w:proofErr w:type="spellEnd"/>
        <w:r w:rsidRPr="00F31EB0" w:rsidR="003F44C7">
          <w:rPr>
            <w:lang w:val="en-GB"/>
            <w:rPrChange w:author="Jonathan Leipold - BDAE Gruppe" w:date="2023-10-21T12:56:00Z" w:id="1712">
              <w:rPr>
                <w:sz w:val="20"/>
                <w:szCs w:val="20"/>
                <w:lang w:val="en-GB"/>
              </w:rPr>
            </w:rPrChange>
          </w:rPr>
          <w:t>, as well as an actual control of the progress and a demand for the interim reports at the required time</w:t>
        </w:r>
      </w:ins>
      <w:ins w:author="Jonathan Leipold - BDAE Gruppe" w:date="2023-10-21T12:57:00Z" w:id="1713">
        <w:r w:rsidRPr="00F31EB0" w:rsidR="006B46C1">
          <w:rPr>
            <w:lang w:val="en-GB"/>
          </w:rPr>
          <w:t xml:space="preserve"> to keep the project </w:t>
        </w:r>
        <w:r w:rsidRPr="00F31EB0" w:rsidR="00EE4098">
          <w:rPr>
            <w:lang w:val="en-GB"/>
          </w:rPr>
          <w:t>group on track</w:t>
        </w:r>
      </w:ins>
      <w:ins w:author="Jonathan Leipold - BDAE Gruppe" w:date="2023-10-21T12:55:00Z" w:id="1714">
        <w:r w:rsidRPr="00F31EB0" w:rsidR="003F44C7">
          <w:rPr>
            <w:lang w:val="en-GB"/>
            <w:rPrChange w:author="Jonathan Leipold - BDAE Gruppe" w:date="2023-10-21T12:56:00Z" w:id="1715">
              <w:rPr>
                <w:sz w:val="20"/>
                <w:szCs w:val="20"/>
                <w:lang w:val="en-GB"/>
              </w:rPr>
            </w:rPrChange>
          </w:rPr>
          <w:t xml:space="preserve">. </w:t>
        </w:r>
        <w:commentRangeEnd w:id="1706"/>
        <w:r w:rsidRPr="003F44C7" w:rsidR="003F44C7">
          <w:rPr>
            <w:rStyle w:val="CommentReference"/>
            <w:szCs w:val="22"/>
          </w:rPr>
          <w:commentReference w:id="1706"/>
        </w:r>
        <w:commentRangeEnd w:id="1707"/>
        <w:r w:rsidRPr="003F44C7" w:rsidR="003F44C7">
          <w:rPr>
            <w:rStyle w:val="CommentReference"/>
            <w:szCs w:val="22"/>
          </w:rPr>
          <w:commentReference w:id="1707"/>
        </w:r>
      </w:ins>
      <w:ins w:author="Jonathan Leipold - BDAE Gruppe" w:date="2023-10-21T12:57:00Z" w:id="1716">
        <w:commentRangeEnd w:id="1708"/>
        <w:r w:rsidR="007C0F34">
          <w:rPr>
            <w:rStyle w:val="CommentReference"/>
          </w:rPr>
          <w:commentReference w:id="1708"/>
        </w:r>
      </w:ins>
    </w:p>
    <w:p w:rsidRPr="00BF6F3B" w:rsidR="00F97EEB" w:rsidP="00BF6F3B" w:rsidRDefault="00F97EEB" w14:paraId="2AABE9C4" w14:textId="77777777">
      <w:pPr>
        <w:pStyle w:val="NormalWeb"/>
        <w:spacing w:before="0" w:beforeAutospacing="0" w:after="0" w:afterAutospacing="0"/>
        <w:jc w:val="both"/>
        <w:textAlignment w:val="baseline"/>
        <w:rPr>
          <w:ins w:author="Jonathan Leipold - BDAE Gruppe" w:date="2023-10-21T12:55:00Z" w:id="1717"/>
          <w:rFonts w:ascii="Arial" w:hAnsi="Arial" w:cs="Arial"/>
          <w:color w:val="000000"/>
          <w:sz w:val="20"/>
          <w:szCs w:val="20"/>
          <w:lang w:val="en-GB"/>
          <w:rPrChange w:author="Jonathan Leipold - BDAE Gruppe" w:date="2023-10-21T12:55:00Z" w:id="1718">
            <w:rPr>
              <w:ins w:author="Jonathan Leipold - BDAE Gruppe" w:date="2023-10-21T12:55:00Z" w:id="1719"/>
              <w:rFonts w:ascii="Arial" w:hAnsi="Arial" w:cs="Arial"/>
              <w:color w:val="000000"/>
              <w:sz w:val="20"/>
              <w:szCs w:val="20"/>
            </w:rPr>
          </w:rPrChange>
        </w:rPr>
      </w:pPr>
    </w:p>
    <w:p w:rsidRPr="00BF6F3B" w:rsidR="00BF6F3B" w:rsidRDefault="00BF6F3B" w14:paraId="08AFBCA3" w14:textId="77777777">
      <w:pPr>
        <w:pStyle w:val="NormalWeb"/>
        <w:spacing w:before="0" w:beforeAutospacing="0" w:after="0" w:afterAutospacing="0"/>
        <w:jc w:val="both"/>
        <w:textAlignment w:val="baseline"/>
        <w:rPr>
          <w:rFonts w:ascii="Arial" w:hAnsi="Arial" w:cs="Arial"/>
          <w:color w:val="000000"/>
          <w:sz w:val="20"/>
          <w:szCs w:val="20"/>
          <w:lang w:val="en-GB"/>
          <w:rPrChange w:author="Jonathan Leipold - BDAE Gruppe" w:date="2023-10-21T12:55:00Z" w:id="1720">
            <w:rPr>
              <w:rFonts w:ascii="Arial" w:hAnsi="Arial" w:cs="Arial"/>
              <w:color w:val="000000"/>
              <w:sz w:val="22"/>
              <w:szCs w:val="22"/>
            </w:rPr>
          </w:rPrChange>
        </w:rPr>
        <w:pPrChange w:author="Jonathan Leipold - BDAE Gruppe" w:date="2023-10-21T12:55:00Z" w:id="1721">
          <w:pPr>
            <w:pStyle w:val="NormalWeb"/>
            <w:spacing w:before="0" w:beforeAutospacing="0" w:after="0" w:afterAutospacing="0"/>
            <w:ind w:left="720"/>
            <w:jc w:val="both"/>
            <w:textAlignment w:val="baseline"/>
          </w:pPr>
        </w:pPrChange>
      </w:pPr>
    </w:p>
    <w:p w:rsidRPr="00992CCF" w:rsidR="00F97EEB" w:rsidP="00F97EEB" w:rsidRDefault="00F97EEB" w14:paraId="2033D893" w14:textId="77777777">
      <w:pPr>
        <w:pStyle w:val="Heading2"/>
        <w:rPr>
          <w:sz w:val="22"/>
          <w:rPrChange w:author="Jonathan Leipold - BDAE Gruppe" w:date="2023-10-18T10:09:00Z" w:id="1722">
            <w:rPr/>
          </w:rPrChange>
        </w:rPr>
      </w:pPr>
      <w:bookmarkStart w:name="_Toc148803248" w:id="1723"/>
      <w:bookmarkStart w:name="_Toc68488215" w:id="1724"/>
      <w:r w:rsidRPr="59DC0485">
        <w:rPr>
          <w:sz w:val="22"/>
          <w:rPrChange w:author="Jonathan Leipold - BDAE Gruppe" w:date="2023-10-18T10:09:00Z" w:id="1725">
            <w:rPr/>
          </w:rPrChange>
        </w:rPr>
        <w:t>Report</w:t>
      </w:r>
      <w:bookmarkEnd w:id="1723"/>
      <w:bookmarkEnd w:id="1724"/>
    </w:p>
    <w:p w:rsidRPr="00F47078" w:rsidR="00F97EEB" w:rsidP="00F97EEB" w:rsidRDefault="00F97EEB" w14:paraId="0008471D" w14:textId="77777777">
      <w:pPr>
        <w:pStyle w:val="ListBullet"/>
        <w:rPr>
          <w:color w:val="1AB39F" w:themeColor="accent6"/>
          <w:sz w:val="20"/>
          <w:szCs w:val="20"/>
          <w:lang w:val="en-GB"/>
          <w:rPrChange w:author="Jonathan Leipold - BDAE Gruppe" w:date="2023-10-21T13:13:00Z" w:id="1726">
            <w:rPr>
              <w:lang w:val="en-GB"/>
            </w:rPr>
          </w:rPrChange>
        </w:rPr>
      </w:pPr>
      <w:r w:rsidRPr="00F47078">
        <w:rPr>
          <w:color w:val="1AB39F" w:themeColor="accent6"/>
          <w:sz w:val="20"/>
          <w:szCs w:val="20"/>
          <w:lang w:val="en-GB"/>
          <w:rPrChange w:author="Jonathan Leipold - BDAE Gruppe" w:date="2023-10-21T13:13:00Z" w:id="1727">
            <w:rPr>
              <w:lang w:val="en-GB"/>
            </w:rPr>
          </w:rPrChange>
        </w:rPr>
        <w:t>Detail what was your main contribution to achieving the project's goals.</w:t>
      </w:r>
    </w:p>
    <w:p w:rsidRPr="00F47078" w:rsidR="00F97EEB" w:rsidP="00F97EEB" w:rsidRDefault="00F97EEB" w14:paraId="589CD07E" w14:textId="77777777">
      <w:pPr>
        <w:pStyle w:val="ListBullet"/>
        <w:rPr>
          <w:color w:val="1AB39F" w:themeColor="accent6"/>
          <w:sz w:val="20"/>
          <w:szCs w:val="20"/>
          <w:lang w:val="en-GB"/>
          <w:rPrChange w:author="Jonathan Leipold - BDAE Gruppe" w:date="2023-10-21T13:13:00Z" w:id="1728">
            <w:rPr>
              <w:lang w:val="en-GB"/>
            </w:rPr>
          </w:rPrChange>
        </w:rPr>
      </w:pPr>
      <w:r w:rsidRPr="00F47078">
        <w:rPr>
          <w:color w:val="1AB39F" w:themeColor="accent6"/>
          <w:sz w:val="20"/>
          <w:szCs w:val="20"/>
          <w:lang w:val="en-GB"/>
          <w:rPrChange w:author="Jonathan Leipold - BDAE Gruppe" w:date="2023-10-21T13:13:00Z" w:id="1729">
            <w:rPr>
              <w:lang w:val="en-GB"/>
            </w:rPr>
          </w:rPrChange>
        </w:rPr>
        <w:t>Have you changed the model since the last iteration? If yes, provide details.</w:t>
      </w:r>
    </w:p>
    <w:p w:rsidRPr="00F47078" w:rsidR="00F97EEB" w:rsidP="00F97EEB" w:rsidRDefault="00F97EEB" w14:paraId="12F74B04" w14:textId="77777777">
      <w:pPr>
        <w:pStyle w:val="ListBullet"/>
        <w:rPr>
          <w:color w:val="1AB39F" w:themeColor="accent6"/>
          <w:sz w:val="20"/>
          <w:szCs w:val="20"/>
          <w:lang w:val="en-GB"/>
          <w:rPrChange w:author="Jonathan Leipold - BDAE Gruppe" w:date="2023-10-21T13:13:00Z" w:id="1730">
            <w:rPr>
              <w:lang w:val="en-GB"/>
            </w:rPr>
          </w:rPrChange>
        </w:rPr>
      </w:pPr>
      <w:r w:rsidRPr="00F47078">
        <w:rPr>
          <w:color w:val="1AB39F" w:themeColor="accent6"/>
          <w:sz w:val="20"/>
          <w:szCs w:val="20"/>
          <w:lang w:val="en-GB"/>
          <w:rPrChange w:author="Jonathan Leipold - BDAE Gruppe" w:date="2023-10-21T13:13:00Z" w:id="1731">
            <w:rPr>
              <w:lang w:val="en-GB"/>
            </w:rPr>
          </w:rPrChange>
        </w:rPr>
        <w:t>Present the results obtained and compare them to the benchmark</w:t>
      </w:r>
    </w:p>
    <w:p w:rsidRPr="00F47078" w:rsidR="00F97EEB" w:rsidP="00F97EEB" w:rsidRDefault="00F97EEB" w14:paraId="3405A661" w14:textId="77777777">
      <w:pPr>
        <w:pStyle w:val="ListBullet"/>
        <w:rPr>
          <w:color w:val="1AB39F" w:themeColor="accent6"/>
          <w:sz w:val="20"/>
          <w:szCs w:val="20"/>
          <w:lang w:val="en-GB"/>
          <w:rPrChange w:author="Jonathan Leipold - BDAE Gruppe" w:date="2023-10-21T13:13:00Z" w:id="1732">
            <w:rPr>
              <w:lang w:val="en-GB"/>
            </w:rPr>
          </w:rPrChange>
        </w:rPr>
      </w:pPr>
      <w:r w:rsidRPr="00F47078">
        <w:rPr>
          <w:color w:val="1AB39F" w:themeColor="accent6"/>
          <w:sz w:val="20"/>
          <w:szCs w:val="20"/>
          <w:lang w:val="en-GB"/>
          <w:rPrChange w:author="Jonathan Leipold - BDAE Gruppe" w:date="2023-10-21T13:13:00Z" w:id="1733">
            <w:rPr>
              <w:lang w:val="en-GB"/>
            </w:rPr>
          </w:rPrChange>
        </w:rPr>
        <w:t>For each of the project's goals, detail how they were achieved or not.</w:t>
      </w:r>
    </w:p>
    <w:p w:rsidR="00F97EEB" w:rsidP="00F97EEB" w:rsidRDefault="00F97EEB" w14:paraId="57CCAD7B" w14:textId="77777777">
      <w:pPr>
        <w:pStyle w:val="ListBullet"/>
        <w:rPr>
          <w:ins w:author="Jonathan Leipold - BDAE Gruppe" w:date="2023-10-21T13:13:00Z" w:id="1734"/>
          <w:color w:val="1AB39F" w:themeColor="accent6"/>
          <w:sz w:val="20"/>
          <w:szCs w:val="20"/>
          <w:lang w:val="en-GB"/>
        </w:rPr>
      </w:pPr>
      <w:r w:rsidRPr="00F47078">
        <w:rPr>
          <w:color w:val="1AB39F" w:themeColor="accent6"/>
          <w:sz w:val="20"/>
          <w:szCs w:val="20"/>
          <w:lang w:val="en-GB"/>
          <w:rPrChange w:author="Jonathan Leipold - BDAE Gruppe" w:date="2023-10-21T13:13:00Z" w:id="1735">
            <w:rPr>
              <w:lang w:val="en-GB"/>
            </w:rPr>
          </w:rPrChange>
        </w:rPr>
        <w:t>If they have been reached, in which process(es) can your model fit? Detail.</w:t>
      </w:r>
    </w:p>
    <w:p w:rsidR="00F47078" w:rsidP="00F47078" w:rsidRDefault="00F47078" w14:paraId="04CF52CF" w14:textId="77777777">
      <w:pPr>
        <w:pStyle w:val="ListBullet"/>
        <w:numPr>
          <w:ilvl w:val="0"/>
          <w:numId w:val="0"/>
        </w:numPr>
        <w:ind w:left="360" w:hanging="360"/>
        <w:rPr>
          <w:ins w:author="Jonathan Leipold - BDAE Gruppe" w:date="2023-10-21T13:13:00Z" w:id="1736"/>
          <w:color w:val="1AB39F" w:themeColor="accent6"/>
          <w:sz w:val="20"/>
          <w:szCs w:val="20"/>
          <w:lang w:val="en-GB"/>
        </w:rPr>
      </w:pPr>
    </w:p>
    <w:p w:rsidRPr="00F47078" w:rsidR="00F47078" w:rsidRDefault="00F47078" w14:paraId="123B0E66" w14:textId="77777777">
      <w:pPr>
        <w:pStyle w:val="ListBullet"/>
        <w:numPr>
          <w:ilvl w:val="0"/>
          <w:numId w:val="0"/>
        </w:numPr>
        <w:ind w:left="360" w:hanging="360"/>
        <w:rPr>
          <w:color w:val="1AB39F" w:themeColor="accent6"/>
          <w:sz w:val="20"/>
          <w:szCs w:val="20"/>
          <w:lang w:val="en-GB"/>
          <w:rPrChange w:author="Jonathan Leipold - BDAE Gruppe" w:date="2023-10-21T13:13:00Z" w:id="1737">
            <w:rPr>
              <w:lang w:val="en-GB"/>
            </w:rPr>
          </w:rPrChange>
        </w:rPr>
        <w:pPrChange w:author="Jonathan Leipold - BDAE Gruppe" w:date="2023-10-21T13:13:00Z" w:id="1738">
          <w:pPr>
            <w:pStyle w:val="ListBullet"/>
          </w:pPr>
        </w:pPrChange>
      </w:pPr>
    </w:p>
    <w:p w:rsidRPr="00992CCF" w:rsidR="00F97EEB" w:rsidP="00F97EEB" w:rsidRDefault="00F97EEB" w14:paraId="62282425" w14:textId="77777777">
      <w:pPr>
        <w:pStyle w:val="Heading2"/>
        <w:rPr>
          <w:sz w:val="22"/>
          <w:rPrChange w:author="Jonathan Leipold - BDAE Gruppe" w:date="2023-10-18T10:09:00Z" w:id="1739">
            <w:rPr/>
          </w:rPrChange>
        </w:rPr>
      </w:pPr>
      <w:bookmarkStart w:name="_Toc148803249" w:id="1740"/>
      <w:bookmarkStart w:name="_Toc2043341338" w:id="1741"/>
      <w:r w:rsidRPr="59DC0485">
        <w:rPr>
          <w:sz w:val="22"/>
          <w:rPrChange w:author="Jonathan Leipold - BDAE Gruppe" w:date="2023-10-18T10:09:00Z" w:id="1742">
            <w:rPr/>
          </w:rPrChange>
        </w:rPr>
        <w:t>further steps</w:t>
      </w:r>
      <w:bookmarkEnd w:id="1740"/>
      <w:bookmarkEnd w:id="1741"/>
    </w:p>
    <w:p w:rsidRPr="00F47078" w:rsidR="00F97EEB" w:rsidP="00F97EEB" w:rsidRDefault="00F97EEB" w14:paraId="38FF7ED3" w14:textId="1C25E5F7">
      <w:pPr>
        <w:pStyle w:val="ListBullet"/>
        <w:rPr>
          <w:color w:val="1AB39F" w:themeColor="accent6"/>
          <w:sz w:val="20"/>
          <w:szCs w:val="20"/>
          <w:lang w:val="en-GB"/>
          <w:rPrChange w:author="Jonathan Leipold - BDAE Gruppe" w:date="2023-10-21T13:13:00Z" w:id="1743">
            <w:rPr>
              <w:lang w:val="en-GB"/>
            </w:rPr>
          </w:rPrChange>
        </w:rPr>
      </w:pPr>
      <w:r w:rsidRPr="000D53C0" w:rsidDel="00E64E7F">
        <w:rPr>
          <w:lang w:val="en-GB"/>
          <w:rPrChange w:author="Jonathan Leipold - BDAE Gruppe" w:date="2023-10-25T19:35:00Z" w:id="1744">
            <w:rPr/>
          </w:rPrChange>
        </w:rPr>
        <w:br/>
      </w:r>
      <w:r w:rsidRPr="00F47078">
        <w:rPr>
          <w:color w:val="1AB39F" w:themeColor="accent6"/>
          <w:sz w:val="20"/>
          <w:szCs w:val="20"/>
          <w:lang w:val="en-GB"/>
          <w:rPrChange w:author="Jonathan Leipold - BDAE Gruppe" w:date="2023-10-21T13:13:00Z" w:id="1745">
            <w:rPr>
              <w:lang w:val="en-GB"/>
            </w:rPr>
          </w:rPrChange>
        </w:rPr>
        <w:t>What avenues for improvement do you suggest to increase the performance of your model?</w:t>
      </w:r>
    </w:p>
    <w:p w:rsidRPr="00F47078" w:rsidR="00F97EEB" w:rsidP="00F97EEB" w:rsidRDefault="00F97EEB" w14:paraId="3CB14742" w14:textId="77777777">
      <w:pPr>
        <w:pStyle w:val="ListBullet"/>
        <w:rPr>
          <w:color w:val="1AB39F" w:themeColor="accent6"/>
          <w:sz w:val="20"/>
          <w:szCs w:val="20"/>
          <w:lang w:val="en-GB"/>
          <w:rPrChange w:author="Jonathan Leipold - BDAE Gruppe" w:date="2023-10-21T13:13:00Z" w:id="1746">
            <w:rPr>
              <w:lang w:val="en-GB"/>
            </w:rPr>
          </w:rPrChange>
        </w:rPr>
      </w:pPr>
      <w:r w:rsidRPr="00F47078">
        <w:rPr>
          <w:color w:val="1AB39F" w:themeColor="accent6"/>
          <w:sz w:val="20"/>
          <w:szCs w:val="20"/>
          <w:lang w:val="en-GB"/>
          <w:rPrChange w:author="Jonathan Leipold - BDAE Gruppe" w:date="2023-10-21T13:13:00Z" w:id="1747">
            <w:rPr>
              <w:lang w:val="en-GB"/>
            </w:rPr>
          </w:rPrChange>
        </w:rPr>
        <w:t>How has your project contributed to an increase in scientific knowledge?</w:t>
      </w:r>
    </w:p>
    <w:p w:rsidRPr="00992CCF" w:rsidR="00F97EEB" w:rsidP="00F97EEB" w:rsidRDefault="00F97EEB" w14:paraId="78078A50" w14:textId="77777777">
      <w:pPr>
        <w:rPr>
          <w:sz w:val="20"/>
          <w:szCs w:val="20"/>
          <w:lang w:val="en-GB"/>
          <w:rPrChange w:author="Jonathan Leipold - BDAE Gruppe" w:date="2023-10-18T10:09:00Z" w:id="1748">
            <w:rPr>
              <w:lang w:val="en-GB"/>
            </w:rPr>
          </w:rPrChange>
        </w:rPr>
      </w:pPr>
    </w:p>
    <w:p w:rsidRPr="00992CCF" w:rsidR="00F97EEB" w:rsidP="00F97EEB" w:rsidRDefault="00F97EEB" w14:paraId="54520903" w14:textId="77777777">
      <w:pPr>
        <w:pStyle w:val="Heading1"/>
        <w:rPr>
          <w:sz w:val="28"/>
          <w:szCs w:val="28"/>
          <w:rPrChange w:author="Jonathan Leipold - BDAE Gruppe" w:date="2023-10-18T10:09:00Z" w:id="1749">
            <w:rPr/>
          </w:rPrChange>
        </w:rPr>
      </w:pPr>
      <w:bookmarkStart w:name="_Toc148803250" w:id="1750"/>
      <w:bookmarkStart w:name="_Toc1014307711" w:id="1751"/>
      <w:proofErr w:type="spellStart"/>
      <w:r w:rsidRPr="59DC0485">
        <w:rPr>
          <w:sz w:val="28"/>
          <w:szCs w:val="28"/>
          <w:rPrChange w:author="Jonathan Leipold - BDAE Gruppe" w:date="2023-10-18T10:09:00Z" w:id="1752">
            <w:rPr/>
          </w:rPrChange>
        </w:rPr>
        <w:t>Bibliography</w:t>
      </w:r>
      <w:bookmarkEnd w:id="1750"/>
      <w:bookmarkEnd w:id="1751"/>
      <w:proofErr w:type="spellEnd"/>
    </w:p>
    <w:p w:rsidRPr="00992CCF" w:rsidR="00F97EEB" w:rsidP="00F97EEB" w:rsidRDefault="00F97EEB" w14:paraId="6A308BEF" w14:textId="77777777">
      <w:pPr>
        <w:pStyle w:val="NormalWeb"/>
        <w:spacing w:before="0" w:beforeAutospacing="0" w:after="0" w:afterAutospacing="0"/>
        <w:ind w:left="720"/>
        <w:jc w:val="both"/>
        <w:textAlignment w:val="baseline"/>
        <w:rPr>
          <w:rFonts w:ascii="Arial" w:hAnsi="Arial" w:cs="Arial"/>
          <w:color w:val="000000"/>
          <w:sz w:val="20"/>
          <w:szCs w:val="20"/>
          <w:lang w:val="en-GB"/>
          <w:rPrChange w:author="Jonathan Leipold - BDAE Gruppe" w:date="2023-10-18T10:09:00Z" w:id="1753">
            <w:rPr>
              <w:rFonts w:ascii="Arial" w:hAnsi="Arial" w:cs="Arial"/>
              <w:color w:val="000000"/>
              <w:sz w:val="22"/>
              <w:szCs w:val="22"/>
              <w:lang w:val="en-GB"/>
            </w:rPr>
          </w:rPrChange>
        </w:rPr>
      </w:pPr>
    </w:p>
    <w:p w:rsidRPr="00D951DA" w:rsidR="00D951DA" w:rsidP="00D951DA" w:rsidRDefault="00D951DA" w14:paraId="3614E62A" w14:textId="77777777">
      <w:pPr>
        <w:pStyle w:val="ListBullet"/>
        <w:rPr>
          <w:ins w:author="Jonathan Leipold - BDAE Gruppe" w:date="2023-10-21T13:10:00Z" w:id="1754"/>
          <w:color w:val="1AB39F" w:themeColor="accent6"/>
          <w:sz w:val="20"/>
          <w:szCs w:val="20"/>
          <w:lang w:val="en-GB"/>
          <w:rPrChange w:author="Jonathan Leipold - BDAE Gruppe" w:date="2023-10-21T13:10:00Z" w:id="1755">
            <w:rPr>
              <w:ins w:author="Jonathan Leipold - BDAE Gruppe" w:date="2023-10-21T13:10:00Z" w:id="1756"/>
              <w:sz w:val="20"/>
              <w:szCs w:val="20"/>
              <w:lang w:val="en-GB"/>
            </w:rPr>
          </w:rPrChange>
        </w:rPr>
      </w:pPr>
      <w:ins w:author="Jonathan Leipold - BDAE Gruppe" w:date="2023-10-21T13:10:00Z" w:id="1757">
        <w:r w:rsidRPr="00D951DA">
          <w:rPr>
            <w:color w:val="1AB39F" w:themeColor="accent6"/>
            <w:sz w:val="20"/>
            <w:szCs w:val="20"/>
            <w:lang w:val="en-GB"/>
            <w:rPrChange w:author="Jonathan Leipold - BDAE Gruppe" w:date="2023-10-21T13:10:00Z" w:id="1758">
              <w:rPr>
                <w:sz w:val="20"/>
                <w:szCs w:val="20"/>
                <w:lang w:val="en-GB"/>
              </w:rPr>
            </w:rPrChange>
          </w:rPr>
          <w:t>What bibliographical elements (research articles, blog, books, etc.) did you rely on to carry out your project?</w:t>
        </w:r>
      </w:ins>
    </w:p>
    <w:p w:rsidRPr="000D53C0" w:rsidR="00B22A57" w:rsidDel="00474895" w:rsidP="00A334D9" w:rsidRDefault="00B720EB" w14:paraId="6375337A" w14:textId="6F73170F">
      <w:pPr>
        <w:pStyle w:val="ListBullet"/>
        <w:numPr>
          <w:ilvl w:val="0"/>
          <w:numId w:val="0"/>
        </w:numPr>
        <w:ind w:left="360" w:hanging="360"/>
        <w:rPr>
          <w:del w:author="Jonathan Leipold - BDAE Gruppe" w:date="2023-10-21T17:55:00Z" w:id="1759"/>
          <w:rFonts w:asciiTheme="majorHAnsi" w:hAnsiTheme="majorHAnsi" w:eastAsiaTheme="majorEastAsia" w:cstheme="majorBidi"/>
          <w:lang w:val="en-GB"/>
          <w:rPrChange w:author="Jonathan Leipold - BDAE Gruppe" w:date="2023-10-25T19:36:00Z" w:id="1760">
            <w:rPr>
              <w:del w:author="Jonathan Leipold - BDAE Gruppe" w:date="2023-10-21T17:55:00Z" w:id="1761"/>
              <w:rFonts w:asciiTheme="majorHAnsi" w:hAnsiTheme="majorHAnsi" w:eastAsiaTheme="majorEastAsia" w:cstheme="majorBidi"/>
            </w:rPr>
          </w:rPrChange>
        </w:rPr>
      </w:pPr>
      <w:del w:author="Jonathan Leipold - BDAE Gruppe" w:date="2023-10-21T17:55:00Z" w:id="1762">
        <w:r w:rsidRPr="00992CCF" w:rsidDel="00B677E4">
          <w:rPr>
            <w:sz w:val="20"/>
            <w:szCs w:val="20"/>
            <w:lang w:val="en-GB"/>
            <w:rPrChange w:author="Jonathan Leipold - BDAE Gruppe" w:date="2023-10-18T10:09:00Z" w:id="1763">
              <w:rPr>
                <w:lang w:val="en-GB"/>
              </w:rPr>
            </w:rPrChange>
          </w:rPr>
          <w:delText xml:space="preserve"> </w:delText>
        </w:r>
      </w:del>
    </w:p>
    <w:p w:rsidRPr="000D53C0" w:rsidR="00474895" w:rsidP="00474895" w:rsidRDefault="00474895" w14:paraId="147DFDEF" w14:textId="3753F0EC">
      <w:pPr>
        <w:pStyle w:val="ListBullet"/>
        <w:numPr>
          <w:ilvl w:val="0"/>
          <w:numId w:val="0"/>
        </w:numPr>
        <w:ind w:left="360" w:hanging="360"/>
        <w:rPr>
          <w:ins w:author="Jonathan Leipold - BDAE Gruppe" w:date="2023-10-21T17:59:00Z" w:id="1764"/>
          <w:rFonts w:asciiTheme="majorHAnsi" w:hAnsiTheme="majorHAnsi" w:eastAsiaTheme="majorEastAsia" w:cstheme="majorBidi"/>
          <w:lang w:val="en-GB"/>
          <w:rPrChange w:author="Jonathan Leipold - BDAE Gruppe" w:date="2023-10-25T19:36:00Z" w:id="1765">
            <w:rPr>
              <w:ins w:author="Jonathan Leipold - BDAE Gruppe" w:date="2023-10-21T17:59:00Z" w:id="1766"/>
              <w:rFonts w:asciiTheme="majorHAnsi" w:hAnsiTheme="majorHAnsi" w:eastAsiaTheme="majorEastAsia" w:cstheme="majorBidi"/>
            </w:rPr>
          </w:rPrChange>
        </w:rPr>
      </w:pPr>
    </w:p>
    <w:sdt>
      <w:sdtPr>
        <w:id w:val="-573587230"/>
        <w:bibliography/>
      </w:sdtPr>
      <w:sdtContent>
        <w:p w:rsidRPr="00783899" w:rsidR="00474895" w:rsidP="00474895" w:rsidRDefault="00474895" w14:paraId="792E4683" w14:textId="77777777">
          <w:pPr>
            <w:pStyle w:val="ListBullet"/>
            <w:rPr>
              <w:ins w:author="Jonathan Leipold - BDAE Gruppe" w:date="2023-10-21T17:59:00Z" w:id="1767"/>
              <w:sz w:val="20"/>
              <w:szCs w:val="20"/>
            </w:rPr>
          </w:pPr>
          <w:ins w:author="Jonathan Leipold - BDAE Gruppe" w:date="2023-10-21T17:59:00Z" w:id="1768">
            <w:r>
              <w:rPr>
                <w:sz w:val="20"/>
                <w:szCs w:val="20"/>
                <w:lang w:val="en-GB"/>
              </w:rPr>
              <w:fldChar w:fldCharType="begin"/>
            </w:r>
            <w:r w:rsidRPr="00783899">
              <w:rPr>
                <w:sz w:val="20"/>
                <w:szCs w:val="20"/>
              </w:rPr>
              <w:instrText>HYPERLINK "https://www.mckinsey.com/capabilities/operations/our-insights/ai-driven-operations-forecasting-in-data-light-environments"</w:instrText>
            </w:r>
            <w:r>
              <w:rPr>
                <w:sz w:val="20"/>
                <w:szCs w:val="20"/>
                <w:lang w:val="en-GB"/>
              </w:rPr>
            </w:r>
            <w:r>
              <w:rPr>
                <w:sz w:val="20"/>
                <w:szCs w:val="20"/>
                <w:lang w:val="en-GB"/>
              </w:rPr>
              <w:fldChar w:fldCharType="separate"/>
            </w:r>
            <w:r w:rsidRPr="00783899">
              <w:rPr>
                <w:rStyle w:val="Hyperlink"/>
                <w:sz w:val="20"/>
                <w:szCs w:val="20"/>
              </w:rPr>
              <w:t>https://www.mckinsey.com/capabilities/operations/our-insights/ai-driven-operations-forecasting-in-data-light-environments</w:t>
            </w:r>
            <w:r>
              <w:rPr>
                <w:sz w:val="20"/>
                <w:szCs w:val="20"/>
                <w:lang w:val="en-GB"/>
              </w:rPr>
              <w:fldChar w:fldCharType="end"/>
            </w:r>
            <w:r w:rsidRPr="00783899">
              <w:rPr>
                <w:sz w:val="20"/>
                <w:szCs w:val="20"/>
              </w:rPr>
              <w:t xml:space="preserve"> </w:t>
            </w:r>
          </w:ins>
        </w:p>
        <w:p w:rsidRPr="00783899" w:rsidR="00474895" w:rsidP="00474895" w:rsidRDefault="00474895" w14:paraId="7F54073F" w14:textId="3753F0EC">
          <w:pPr>
            <w:pStyle w:val="ListBullet"/>
            <w:rPr>
              <w:ins w:author="Jonathan Leipold - BDAE Gruppe" w:date="2023-10-21T17:59:00Z" w:id="1769"/>
              <w:sz w:val="20"/>
              <w:szCs w:val="20"/>
            </w:rPr>
          </w:pPr>
          <w:ins w:author="Jonathan Leipold - BDAE Gruppe" w:date="2023-10-21T17:59:00Z" w:id="1770">
            <w:r w:rsidRPr="00992CCF">
              <w:fldChar w:fldCharType="begin"/>
            </w:r>
            <w:r w:rsidRPr="00783899">
              <w:rPr>
                <w:sz w:val="20"/>
                <w:szCs w:val="20"/>
              </w:rPr>
              <w:instrText>HYPERLINK "https://thecleverprogrammer.com/2021/05/19/sales-prediction-with-machine-learning/"</w:instrText>
            </w:r>
            <w:r w:rsidRPr="00992CCF">
              <w:fldChar w:fldCharType="separate"/>
            </w:r>
            <w:r w:rsidRPr="00783899">
              <w:rPr>
                <w:rStyle w:val="Hyperlink"/>
                <w:sz w:val="20"/>
                <w:szCs w:val="20"/>
              </w:rPr>
              <w:t>https://thecleverprogrammer.com/2021/05/19/sales-prediction-with-machine-learning/</w:t>
            </w:r>
            <w:r w:rsidRPr="00992CCF">
              <w:rPr>
                <w:rStyle w:val="Hyperlink"/>
                <w:sz w:val="20"/>
                <w:szCs w:val="20"/>
                <w:lang w:val="en-GB"/>
              </w:rPr>
              <w:fldChar w:fldCharType="end"/>
            </w:r>
            <w:r w:rsidRPr="00783899">
              <w:rPr>
                <w:sz w:val="20"/>
                <w:szCs w:val="20"/>
              </w:rPr>
              <w:t xml:space="preserve"> </w:t>
            </w:r>
          </w:ins>
        </w:p>
        <w:p w:rsidRPr="00783899" w:rsidR="00474895" w:rsidP="00474895" w:rsidRDefault="00474895" w14:paraId="55A6FF3C" w14:textId="3753F0EC">
          <w:pPr>
            <w:pStyle w:val="ListBullet"/>
            <w:rPr>
              <w:ins w:author="Jonathan Leipold - BDAE Gruppe" w:date="2023-10-21T17:59:00Z" w:id="1771"/>
              <w:sz w:val="20"/>
              <w:szCs w:val="20"/>
            </w:rPr>
          </w:pPr>
          <w:ins w:author="Jonathan Leipold - BDAE Gruppe" w:date="2023-10-21T17:59:00Z" w:id="1772">
            <w:r w:rsidRPr="00992CCF">
              <w:fldChar w:fldCharType="begin"/>
            </w:r>
            <w:r w:rsidRPr="00783899">
              <w:rPr>
                <w:sz w:val="20"/>
                <w:szCs w:val="20"/>
              </w:rPr>
              <w:instrText>HYPERLINK "https://towardsdatascience.com/5-machine-learning-techniques-for-sales-forecasting-598e4984b109"</w:instrText>
            </w:r>
            <w:r w:rsidRPr="00992CCF">
              <w:fldChar w:fldCharType="separate"/>
            </w:r>
            <w:r w:rsidRPr="00783899">
              <w:rPr>
                <w:rStyle w:val="Hyperlink"/>
                <w:sz w:val="20"/>
                <w:szCs w:val="20"/>
              </w:rPr>
              <w:t>https://towardsdatascience.com/5-machine-learning-techniques-for-sales-forecasting-598e4984b109</w:t>
            </w:r>
            <w:r w:rsidRPr="00992CCF">
              <w:rPr>
                <w:rStyle w:val="Hyperlink"/>
                <w:sz w:val="20"/>
                <w:szCs w:val="20"/>
                <w:lang w:val="en-GB"/>
              </w:rPr>
              <w:fldChar w:fldCharType="end"/>
            </w:r>
            <w:r w:rsidRPr="00783899">
              <w:rPr>
                <w:sz w:val="20"/>
                <w:szCs w:val="20"/>
              </w:rPr>
              <w:t xml:space="preserve"> </w:t>
            </w:r>
          </w:ins>
        </w:p>
        <w:p w:rsidRPr="00783899" w:rsidR="00474895" w:rsidP="00474895" w:rsidRDefault="00474895" w14:paraId="029A8AAD" w14:textId="5FEA3F6D">
          <w:pPr>
            <w:pStyle w:val="ListBullet"/>
            <w:rPr>
              <w:ins w:author="Jonathan Leipold - BDAE Gruppe" w:date="2023-10-21T17:59:00Z" w:id="1773"/>
              <w:sz w:val="20"/>
              <w:szCs w:val="20"/>
            </w:rPr>
          </w:pPr>
          <w:ins w:author="Jonathan Leipold - BDAE Gruppe" w:date="2023-10-21T17:59:00Z" w:id="1774">
            <w:r>
              <w:rPr>
                <w:sz w:val="20"/>
                <w:szCs w:val="20"/>
                <w:lang w:val="en-GB"/>
              </w:rPr>
              <w:fldChar w:fldCharType="begin"/>
            </w:r>
            <w:r w:rsidRPr="00783899">
              <w:rPr>
                <w:sz w:val="20"/>
                <w:szCs w:val="20"/>
              </w:rPr>
              <w:instrText>HYPERLINK "https://medium.com/aiskunks/categorical-data-encoding-techniques-d6296697a40f#:~:text=It%20refers%20to%20the%20process,with%20text%20or%20categorical%20variables"</w:instrText>
            </w:r>
            <w:r>
              <w:rPr>
                <w:sz w:val="20"/>
                <w:szCs w:val="20"/>
                <w:lang w:val="en-GB"/>
              </w:rPr>
            </w:r>
            <w:r>
              <w:rPr>
                <w:sz w:val="20"/>
                <w:szCs w:val="20"/>
                <w:lang w:val="en-GB"/>
              </w:rPr>
              <w:fldChar w:fldCharType="separate"/>
            </w:r>
            <w:r w:rsidRPr="00783899">
              <w:rPr>
                <w:rStyle w:val="Hyperlink"/>
                <w:sz w:val="20"/>
                <w:szCs w:val="20"/>
              </w:rPr>
              <w:t>https://medium.com/aiskunks/categorical-data-encoding-techniques-d6296697a40f#:~:text=It%20refers%20to%20the%20process,with%20text%20or%20categorical%20variables</w:t>
            </w:r>
            <w:r>
              <w:rPr>
                <w:sz w:val="20"/>
                <w:szCs w:val="20"/>
                <w:lang w:val="en-GB"/>
              </w:rPr>
              <w:fldChar w:fldCharType="end"/>
            </w:r>
          </w:ins>
        </w:p>
        <w:p w:rsidRPr="00783899" w:rsidR="00474895" w:rsidP="00474895" w:rsidRDefault="00474895" w14:paraId="7DC6B535" w14:textId="77777777">
          <w:pPr>
            <w:pStyle w:val="ListBullet"/>
            <w:rPr>
              <w:ins w:author="Jonathan Leipold - BDAE Gruppe" w:date="2023-10-21T17:59:00Z" w:id="1775"/>
              <w:sz w:val="20"/>
              <w:szCs w:val="20"/>
            </w:rPr>
          </w:pPr>
          <w:ins w:author="Jonathan Leipold - BDAE Gruppe" w:date="2023-10-21T17:59:00Z" w:id="1776">
            <w:r>
              <w:rPr>
                <w:sz w:val="20"/>
                <w:szCs w:val="20"/>
                <w:lang w:val="en-GB"/>
              </w:rPr>
              <w:fldChar w:fldCharType="begin"/>
            </w:r>
            <w:r w:rsidRPr="00783899">
              <w:rPr>
                <w:sz w:val="20"/>
                <w:szCs w:val="20"/>
              </w:rPr>
              <w:instrText>HYPERLINK "https://towardsdatascience.com/time-series-forecasting-with-arima-sarima-and-sarimax-ee61099e78f6"</w:instrText>
            </w:r>
            <w:r>
              <w:rPr>
                <w:sz w:val="20"/>
                <w:szCs w:val="20"/>
                <w:lang w:val="en-GB"/>
              </w:rPr>
            </w:r>
            <w:r>
              <w:rPr>
                <w:sz w:val="20"/>
                <w:szCs w:val="20"/>
                <w:lang w:val="en-GB"/>
              </w:rPr>
              <w:fldChar w:fldCharType="separate"/>
            </w:r>
            <w:r w:rsidRPr="00783899">
              <w:rPr>
                <w:rStyle w:val="Hyperlink"/>
                <w:sz w:val="20"/>
                <w:szCs w:val="20"/>
              </w:rPr>
              <w:t>https://towardsdatascience.com/time-series-forecasting-with-arima-sarima-and-sarimax-ee61099e78f6</w:t>
            </w:r>
            <w:r>
              <w:rPr>
                <w:sz w:val="20"/>
                <w:szCs w:val="20"/>
                <w:lang w:val="en-GB"/>
              </w:rPr>
              <w:fldChar w:fldCharType="end"/>
            </w:r>
          </w:ins>
        </w:p>
        <w:p w:rsidRPr="00783899" w:rsidR="00474895" w:rsidP="00474895" w:rsidRDefault="00474895" w14:paraId="4B22B275" w14:textId="77777777">
          <w:pPr>
            <w:pStyle w:val="ListBullet"/>
            <w:rPr>
              <w:ins w:author="Jonathan Leipold - BDAE Gruppe" w:date="2023-10-21T17:59:00Z" w:id="1777"/>
              <w:sz w:val="20"/>
              <w:szCs w:val="20"/>
            </w:rPr>
          </w:pPr>
          <w:ins w:author="Jonathan Leipold - BDAE Gruppe" w:date="2023-10-21T17:59:00Z" w:id="1778">
            <w:r>
              <w:rPr>
                <w:sz w:val="20"/>
                <w:szCs w:val="20"/>
                <w:lang w:val="en-GB"/>
              </w:rPr>
              <w:fldChar w:fldCharType="begin"/>
            </w:r>
            <w:r w:rsidRPr="00783899">
              <w:rPr>
                <w:sz w:val="20"/>
                <w:szCs w:val="20"/>
              </w:rPr>
              <w:instrText>HYPERLINK "https://dev.to/balapriya/cross-validation-and-hyperparameter-search-in-scikit-learn-a-complete-guide-5ed8"</w:instrText>
            </w:r>
            <w:r>
              <w:rPr>
                <w:sz w:val="20"/>
                <w:szCs w:val="20"/>
                <w:lang w:val="en-GB"/>
              </w:rPr>
            </w:r>
            <w:r>
              <w:rPr>
                <w:sz w:val="20"/>
                <w:szCs w:val="20"/>
                <w:lang w:val="en-GB"/>
              </w:rPr>
              <w:fldChar w:fldCharType="separate"/>
            </w:r>
            <w:r w:rsidRPr="00783899">
              <w:rPr>
                <w:rStyle w:val="Hyperlink"/>
                <w:sz w:val="20"/>
                <w:szCs w:val="20"/>
              </w:rPr>
              <w:t>https://dev.to/balapriya/cross-validation-and-hyperparameter-search-in-scikit-learn-a-complete-guide-5ed8</w:t>
            </w:r>
            <w:r>
              <w:rPr>
                <w:sz w:val="20"/>
                <w:szCs w:val="20"/>
                <w:lang w:val="en-GB"/>
              </w:rPr>
              <w:fldChar w:fldCharType="end"/>
            </w:r>
          </w:ins>
        </w:p>
        <w:p w:rsidR="00653562" w:rsidP="00474895" w:rsidRDefault="00474895" w14:paraId="3DD9F0C2" w14:textId="77777777">
          <w:pPr>
            <w:pStyle w:val="ListBullet"/>
            <w:rPr>
              <w:ins w:author="Jonathan Leipold - BDAE Gruppe" w:date="2023-10-22T01:23:00Z" w:id="1779"/>
              <w:sz w:val="20"/>
              <w:szCs w:val="20"/>
            </w:rPr>
          </w:pPr>
          <w:ins w:author="Jonathan Leipold - BDAE Gruppe" w:date="2023-10-21T17:59:00Z" w:id="1780">
            <w:r>
              <w:rPr>
                <w:sz w:val="20"/>
                <w:szCs w:val="20"/>
                <w:lang w:val="en-GB"/>
              </w:rPr>
              <w:fldChar w:fldCharType="begin"/>
            </w:r>
            <w:r w:rsidRPr="00783899">
              <w:rPr>
                <w:sz w:val="20"/>
                <w:szCs w:val="20"/>
              </w:rPr>
              <w:instrText>HYPERLINK "https://www.simplilearn.com/normalization-vs-standardization-article"</w:instrText>
            </w:r>
            <w:r>
              <w:rPr>
                <w:sz w:val="20"/>
                <w:szCs w:val="20"/>
                <w:lang w:val="en-GB"/>
              </w:rPr>
            </w:r>
            <w:r>
              <w:rPr>
                <w:sz w:val="20"/>
                <w:szCs w:val="20"/>
                <w:lang w:val="en-GB"/>
              </w:rPr>
              <w:fldChar w:fldCharType="separate"/>
            </w:r>
            <w:r w:rsidRPr="00783899">
              <w:rPr>
                <w:rStyle w:val="Hyperlink"/>
                <w:sz w:val="20"/>
                <w:szCs w:val="20"/>
              </w:rPr>
              <w:t>https://www.simplilearn.com/normalization-vs-standardization-article</w:t>
            </w:r>
            <w:r>
              <w:rPr>
                <w:sz w:val="20"/>
                <w:szCs w:val="20"/>
                <w:lang w:val="en-GB"/>
              </w:rPr>
              <w:fldChar w:fldCharType="end"/>
            </w:r>
            <w:r w:rsidRPr="00783899">
              <w:rPr>
                <w:sz w:val="20"/>
                <w:szCs w:val="20"/>
              </w:rPr>
              <w:t xml:space="preserve"> </w:t>
            </w:r>
          </w:ins>
        </w:p>
        <w:p w:rsidRPr="00371148" w:rsidR="00474895" w:rsidRDefault="00653562" w14:paraId="63908408" w14:textId="41E3604F">
          <w:pPr>
            <w:pStyle w:val="ListBullet"/>
            <w:rPr>
              <w:ins w:author="Jonathan Leipold - BDAE Gruppe" w:date="2023-10-21T17:59:00Z" w:id="1781"/>
              <w:sz w:val="20"/>
              <w:szCs w:val="20"/>
              <w:rPrChange w:author="Jonathan Leipold - BDAE Gruppe" w:date="2023-10-21T23:30:00Z" w:id="1782">
                <w:rPr>
                  <w:ins w:author="Jonathan Leipold - BDAE Gruppe" w:date="2023-10-21T17:59:00Z" w:id="1783"/>
                </w:rPr>
              </w:rPrChange>
            </w:rPr>
            <w:pPrChange w:author="Jonathan Leipold - BDAE Gruppe" w:date="2023-10-21T18:21:00Z" w:id="1784">
              <w:pPr/>
            </w:pPrChange>
          </w:pPr>
          <w:ins w:author="Jonathan Leipold - BDAE Gruppe" w:date="2023-10-22T01:23:00Z" w:id="1785">
            <w:r>
              <w:rPr>
                <w:sz w:val="20"/>
                <w:szCs w:val="20"/>
              </w:rPr>
              <w:fldChar w:fldCharType="begin"/>
            </w:r>
            <w:r>
              <w:rPr>
                <w:sz w:val="20"/>
                <w:szCs w:val="20"/>
              </w:rPr>
              <w:instrText>HYPERLINK "</w:instrText>
            </w:r>
            <w:r w:rsidRPr="00653562">
              <w:rPr>
                <w:sz w:val="20"/>
                <w:szCs w:val="20"/>
              </w:rPr>
              <w:instrText>https://neptune.ai/blog/evaluation-metrics-binary-classification</w:instrText>
            </w:r>
            <w:r>
              <w:rPr>
                <w:sz w:val="20"/>
                <w:szCs w:val="20"/>
              </w:rPr>
              <w:instrText>"</w:instrText>
            </w:r>
            <w:r>
              <w:rPr>
                <w:sz w:val="20"/>
                <w:szCs w:val="20"/>
              </w:rPr>
            </w:r>
            <w:r>
              <w:rPr>
                <w:sz w:val="20"/>
                <w:szCs w:val="20"/>
              </w:rPr>
              <w:fldChar w:fldCharType="separate"/>
            </w:r>
            <w:r w:rsidRPr="00A0522B">
              <w:rPr>
                <w:rStyle w:val="Hyperlink"/>
                <w:sz w:val="20"/>
                <w:szCs w:val="20"/>
              </w:rPr>
              <w:t>https://neptune.ai/blog/evaluation-metrics-binary-classification</w:t>
            </w:r>
            <w:r>
              <w:rPr>
                <w:sz w:val="20"/>
                <w:szCs w:val="20"/>
              </w:rPr>
              <w:fldChar w:fldCharType="end"/>
            </w:r>
            <w:r>
              <w:rPr>
                <w:sz w:val="20"/>
                <w:szCs w:val="20"/>
              </w:rPr>
              <w:t xml:space="preserve"> </w:t>
            </w:r>
          </w:ins>
        </w:p>
      </w:sdtContent>
    </w:sdt>
    <w:p w:rsidRPr="00653562" w:rsidR="00474895" w:rsidRDefault="00474895" w14:paraId="5BFE3209" w14:textId="77777777">
      <w:pPr>
        <w:pStyle w:val="ListBullet"/>
        <w:numPr>
          <w:ilvl w:val="0"/>
          <w:numId w:val="0"/>
        </w:numPr>
        <w:ind w:left="360" w:hanging="360"/>
        <w:rPr>
          <w:ins w:author="Jonathan Leipold - BDAE Gruppe" w:date="2023-10-21T17:59:00Z" w:id="1786"/>
          <w:sz w:val="20"/>
          <w:szCs w:val="20"/>
          <w:rPrChange w:author="Jonathan Leipold - BDAE Gruppe" w:date="2023-10-22T01:23:00Z" w:id="1787">
            <w:rPr>
              <w:ins w:author="Jonathan Leipold - BDAE Gruppe" w:date="2023-10-21T17:59:00Z" w:id="1788"/>
              <w:lang w:val="en-GB"/>
            </w:rPr>
          </w:rPrChange>
        </w:rPr>
        <w:pPrChange w:author="Jonathan Leipold - BDAE Gruppe" w:date="2023-10-21T17:59:00Z" w:id="1789">
          <w:pPr>
            <w:pStyle w:val="ListBullet"/>
          </w:pPr>
        </w:pPrChange>
      </w:pPr>
    </w:p>
    <w:p w:rsidRPr="00653562" w:rsidR="00B22A57" w:rsidDel="00B677E4" w:rsidP="0086368F" w:rsidRDefault="009376AC" w14:paraId="2244BF7D" w14:textId="77777777">
      <w:pPr>
        <w:pStyle w:val="ListBullet"/>
        <w:rPr>
          <w:del w:author="Jonathan Leipold - BDAE Gruppe" w:date="2023-10-21T17:55:00Z" w:id="1790"/>
          <w:sz w:val="20"/>
          <w:szCs w:val="20"/>
          <w:rPrChange w:author="Jonathan Leipold - BDAE Gruppe" w:date="2023-10-22T01:23:00Z" w:id="1791">
            <w:rPr>
              <w:del w:author="Jonathan Leipold - BDAE Gruppe" w:date="2023-10-21T17:55:00Z" w:id="1792"/>
              <w:lang w:val="en-GB"/>
            </w:rPr>
          </w:rPrChange>
        </w:rPr>
      </w:pPr>
      <w:del w:author="Jonathan Leipold - BDAE Gruppe" w:date="2023-10-21T17:55:00Z" w:id="1793">
        <w:r w:rsidRPr="00992CCF" w:rsidDel="00B677E4">
          <w:fldChar w:fldCharType="begin"/>
        </w:r>
        <w:r w:rsidRPr="00653562" w:rsidDel="00B677E4">
          <w:rPr>
            <w:sz w:val="20"/>
            <w:szCs w:val="20"/>
            <w:rPrChange w:author="Jonathan Leipold - BDAE Gruppe" w:date="2023-10-22T01:23:00Z" w:id="1794">
              <w:rPr>
                <w:sz w:val="20"/>
                <w:szCs w:val="20"/>
                <w:lang w:val="en-GB"/>
              </w:rPr>
            </w:rPrChange>
          </w:rPr>
          <w:delInstrText>HYPERLINK "https://thecleverprogrammer.com/2021/05/19/sales-prediction-with-machine-learning/"</w:delInstrText>
        </w:r>
        <w:r w:rsidRPr="00992CCF" w:rsidDel="00B677E4">
          <w:fldChar w:fldCharType="separate"/>
        </w:r>
        <w:r w:rsidRPr="00653562" w:rsidDel="00B677E4" w:rsidR="00B720EB">
          <w:rPr>
            <w:rStyle w:val="Hyperlink"/>
            <w:sz w:val="20"/>
            <w:szCs w:val="20"/>
            <w:rPrChange w:author="Jonathan Leipold - BDAE Gruppe" w:date="2023-10-22T01:23:00Z" w:id="1795">
              <w:rPr>
                <w:rStyle w:val="Hyperlink"/>
                <w:lang w:val="en-GB"/>
              </w:rPr>
            </w:rPrChange>
          </w:rPr>
          <w:delText>https://thecleverprogrammer.com/2021/05/19/sales-prediction-with-machine-learning/</w:delText>
        </w:r>
        <w:r w:rsidRPr="00992CCF" w:rsidDel="00B677E4">
          <w:rPr>
            <w:rStyle w:val="Hyperlink"/>
            <w:sz w:val="20"/>
            <w:szCs w:val="20"/>
            <w:lang w:val="en-GB"/>
          </w:rPr>
          <w:fldChar w:fldCharType="end"/>
        </w:r>
        <w:r w:rsidRPr="00653562" w:rsidDel="00B677E4" w:rsidR="00B720EB">
          <w:rPr>
            <w:sz w:val="20"/>
            <w:szCs w:val="20"/>
            <w:rPrChange w:author="Jonathan Leipold - BDAE Gruppe" w:date="2023-10-22T01:23:00Z" w:id="1796">
              <w:rPr>
                <w:lang w:val="en-GB"/>
              </w:rPr>
            </w:rPrChange>
          </w:rPr>
          <w:delText xml:space="preserve"> </w:delText>
        </w:r>
      </w:del>
    </w:p>
    <w:p w:rsidRPr="00653562" w:rsidR="00B22A57" w:rsidDel="00B677E4" w:rsidP="0086368F" w:rsidRDefault="009376AC" w14:paraId="4272F507" w14:textId="77777777">
      <w:pPr>
        <w:pStyle w:val="ListBullet"/>
        <w:rPr>
          <w:del w:author="Jonathan Leipold - BDAE Gruppe" w:date="2023-10-21T17:55:00Z" w:id="1797"/>
          <w:sz w:val="20"/>
          <w:szCs w:val="20"/>
          <w:rPrChange w:author="Jonathan Leipold - BDAE Gruppe" w:date="2023-10-22T01:23:00Z" w:id="1798">
            <w:rPr>
              <w:del w:author="Jonathan Leipold - BDAE Gruppe" w:date="2023-10-21T17:55:00Z" w:id="1799"/>
              <w:lang w:val="en-GB"/>
            </w:rPr>
          </w:rPrChange>
        </w:rPr>
      </w:pPr>
      <w:del w:author="Jonathan Leipold - BDAE Gruppe" w:date="2023-10-21T17:55:00Z" w:id="1800">
        <w:r w:rsidRPr="00992CCF" w:rsidDel="00B677E4">
          <w:fldChar w:fldCharType="begin"/>
        </w:r>
        <w:r w:rsidRPr="00653562" w:rsidDel="00B677E4">
          <w:rPr>
            <w:sz w:val="20"/>
            <w:szCs w:val="20"/>
            <w:rPrChange w:author="Jonathan Leipold - BDAE Gruppe" w:date="2023-10-22T01:23:00Z" w:id="1801">
              <w:rPr>
                <w:sz w:val="20"/>
                <w:szCs w:val="20"/>
                <w:lang w:val="en-GB"/>
              </w:rPr>
            </w:rPrChange>
          </w:rPr>
          <w:delInstrText>HYPERLINK "https://towardsdatascience.com/5-machine-learning-techniques-for-sales-forecasting-598e4984b109"</w:delInstrText>
        </w:r>
        <w:r w:rsidRPr="00992CCF" w:rsidDel="00B677E4">
          <w:fldChar w:fldCharType="separate"/>
        </w:r>
        <w:r w:rsidRPr="00653562" w:rsidDel="00B677E4" w:rsidR="00B720EB">
          <w:rPr>
            <w:rStyle w:val="Hyperlink"/>
            <w:sz w:val="20"/>
            <w:szCs w:val="20"/>
            <w:rPrChange w:author="Jonathan Leipold - BDAE Gruppe" w:date="2023-10-22T01:23:00Z" w:id="1802">
              <w:rPr>
                <w:rStyle w:val="Hyperlink"/>
                <w:lang w:val="en-GB"/>
              </w:rPr>
            </w:rPrChange>
          </w:rPr>
          <w:delText>https://towardsdatascience.com/5-machine-learning-techniques-for-sales-forecasting-598e4984b109</w:delText>
        </w:r>
        <w:r w:rsidRPr="00992CCF" w:rsidDel="00B677E4">
          <w:rPr>
            <w:rStyle w:val="Hyperlink"/>
            <w:sz w:val="20"/>
            <w:szCs w:val="20"/>
            <w:lang w:val="en-GB"/>
          </w:rPr>
          <w:fldChar w:fldCharType="end"/>
        </w:r>
        <w:r w:rsidRPr="00653562" w:rsidDel="00B677E4" w:rsidR="00B720EB">
          <w:rPr>
            <w:sz w:val="20"/>
            <w:szCs w:val="20"/>
            <w:rPrChange w:author="Jonathan Leipold - BDAE Gruppe" w:date="2023-10-22T01:23:00Z" w:id="1803">
              <w:rPr>
                <w:lang w:val="en-GB"/>
              </w:rPr>
            </w:rPrChange>
          </w:rPr>
          <w:delText xml:space="preserve"> </w:delText>
        </w:r>
      </w:del>
    </w:p>
    <w:p w:rsidRPr="007F7919" w:rsidR="00A334D9" w:rsidRDefault="00A334D9" w14:paraId="2DE3BFE2" w14:textId="77777777">
      <w:pPr>
        <w:pStyle w:val="ListBullet"/>
        <w:numPr>
          <w:ilvl w:val="0"/>
          <w:numId w:val="0"/>
        </w:numPr>
        <w:ind w:left="360" w:hanging="360"/>
        <w:rPr>
          <w:sz w:val="20"/>
          <w:szCs w:val="20"/>
          <w:rPrChange w:author="Jonathan Leipold - BDAE Gruppe" w:date="2023-10-21T23:30:00Z" w:id="1804">
            <w:rPr>
              <w:lang w:val="en-GB"/>
            </w:rPr>
          </w:rPrChange>
        </w:rPr>
        <w:pPrChange w:author="Jonathan Leipold - BDAE Gruppe" w:date="2023-10-21T13:11:00Z" w:id="1805">
          <w:pPr>
            <w:pStyle w:val="ListBullet"/>
          </w:pPr>
        </w:pPrChange>
      </w:pPr>
    </w:p>
    <w:p w:rsidRPr="00992CCF" w:rsidR="00F97EEB" w:rsidDel="00D951DA" w:rsidP="00F97EEB" w:rsidRDefault="00F97EEB" w14:paraId="554CEDD3" w14:textId="0DA96ABA">
      <w:pPr>
        <w:pStyle w:val="ListBullet"/>
        <w:rPr>
          <w:del w:author="Jonathan Leipold - BDAE Gruppe" w:date="2023-10-21T13:10:00Z" w:id="1806"/>
          <w:sz w:val="20"/>
          <w:szCs w:val="20"/>
          <w:lang w:val="en-GB"/>
          <w:rPrChange w:author="Jonathan Leipold - BDAE Gruppe" w:date="2023-10-18T10:09:00Z" w:id="1807">
            <w:rPr>
              <w:del w:author="Jonathan Leipold - BDAE Gruppe" w:date="2023-10-21T13:10:00Z" w:id="1808"/>
              <w:lang w:val="en-GB"/>
            </w:rPr>
          </w:rPrChange>
        </w:rPr>
      </w:pPr>
      <w:del w:author="Jonathan Leipold - BDAE Gruppe" w:date="2023-10-21T13:10:00Z" w:id="1809">
        <w:r w:rsidRPr="00992CCF" w:rsidDel="00D951DA">
          <w:rPr>
            <w:sz w:val="20"/>
            <w:szCs w:val="20"/>
            <w:lang w:val="en-GB"/>
            <w:rPrChange w:author="Jonathan Leipold - BDAE Gruppe" w:date="2023-10-18T10:09:00Z" w:id="1810">
              <w:rPr>
                <w:lang w:val="en-GB"/>
              </w:rPr>
            </w:rPrChange>
          </w:rPr>
          <w:delText>What bibliographical elements (research articles, blog, books, etc.) did you rely on to carry out your project?</w:delText>
        </w:r>
      </w:del>
    </w:p>
    <w:p w:rsidRPr="00992CCF" w:rsidR="00F97EEB" w:rsidP="00F97EEB" w:rsidRDefault="00F97EEB" w14:paraId="034C9C23" w14:textId="77777777">
      <w:pPr>
        <w:pStyle w:val="Heading1"/>
        <w:rPr>
          <w:sz w:val="28"/>
          <w:szCs w:val="28"/>
          <w:rPrChange w:author="Jonathan Leipold - BDAE Gruppe" w:date="2023-10-18T10:09:00Z" w:id="1811">
            <w:rPr/>
          </w:rPrChange>
        </w:rPr>
      </w:pPr>
      <w:bookmarkStart w:name="_Toc148803251" w:id="1812"/>
      <w:bookmarkStart w:name="_Toc81469519" w:id="1813"/>
      <w:proofErr w:type="spellStart"/>
      <w:r w:rsidRPr="59DC0485">
        <w:rPr>
          <w:sz w:val="28"/>
          <w:szCs w:val="28"/>
          <w:rPrChange w:author="Jonathan Leipold - BDAE Gruppe" w:date="2023-10-18T10:09:00Z" w:id="1814">
            <w:rPr/>
          </w:rPrChange>
        </w:rPr>
        <w:t>Appendices</w:t>
      </w:r>
      <w:bookmarkEnd w:id="1812"/>
      <w:bookmarkEnd w:id="1813"/>
      <w:proofErr w:type="spellEnd"/>
      <w:r w:rsidRPr="59DC0485">
        <w:rPr>
          <w:sz w:val="28"/>
          <w:szCs w:val="28"/>
          <w:rPrChange w:author="Jonathan Leipold - BDAE Gruppe" w:date="2023-10-18T10:09:00Z" w:id="1815">
            <w:rPr/>
          </w:rPrChange>
        </w:rPr>
        <w:t> </w:t>
      </w:r>
    </w:p>
    <w:p w:rsidRPr="00247495" w:rsidR="00F97EEB" w:rsidP="00F97EEB" w:rsidRDefault="00F97EEB" w14:paraId="2D0E8E15" w14:textId="77777777">
      <w:pPr>
        <w:pStyle w:val="ListBullet"/>
        <w:rPr>
          <w:color w:val="1AB39F" w:themeColor="accent6"/>
          <w:sz w:val="20"/>
          <w:szCs w:val="20"/>
          <w:lang w:val="en-GB"/>
          <w:rPrChange w:author="Jonathan Leipold - BDAE Gruppe" w:date="2023-10-21T13:11:00Z" w:id="1816">
            <w:rPr>
              <w:lang w:val="en-GB"/>
            </w:rPr>
          </w:rPrChange>
        </w:rPr>
      </w:pPr>
      <w:r w:rsidRPr="00247495">
        <w:rPr>
          <w:color w:val="1AB39F" w:themeColor="accent6"/>
          <w:sz w:val="20"/>
          <w:szCs w:val="20"/>
          <w:lang w:val="en-GB"/>
          <w:rPrChange w:author="Jonathan Leipold - BDAE Gruppe" w:date="2023-10-21T13:11:00Z" w:id="1817">
            <w:rPr>
              <w:lang w:val="en-GB"/>
            </w:rPr>
          </w:rPrChange>
        </w:rPr>
        <w:t>Gantt diagram.</w:t>
      </w:r>
    </w:p>
    <w:p w:rsidR="00F97EEB" w:rsidP="00F97EEB" w:rsidRDefault="00F97EEB" w14:paraId="226D8B48" w14:textId="77777777">
      <w:pPr>
        <w:pStyle w:val="ListBullet"/>
        <w:rPr>
          <w:ins w:author="Jonathan Leipold - BDAE Gruppe" w:date="2023-10-21T13:11:00Z" w:id="1818"/>
          <w:color w:val="1AB39F" w:themeColor="accent6"/>
          <w:sz w:val="20"/>
          <w:szCs w:val="20"/>
          <w:lang w:val="en-GB"/>
        </w:rPr>
      </w:pPr>
      <w:r w:rsidRPr="00247495">
        <w:rPr>
          <w:color w:val="1AB39F" w:themeColor="accent6"/>
          <w:sz w:val="20"/>
          <w:szCs w:val="20"/>
          <w:lang w:val="en-GB"/>
          <w:rPrChange w:author="Jonathan Leipold - BDAE Gruppe" w:date="2023-10-21T13:11:00Z" w:id="1819">
            <w:rPr>
              <w:lang w:val="en-GB"/>
            </w:rPr>
          </w:rPrChange>
        </w:rPr>
        <w:t>Description of code files.</w:t>
      </w:r>
    </w:p>
    <w:p w:rsidRPr="00247495" w:rsidR="00A334D9" w:rsidRDefault="00A334D9" w14:paraId="5E06C5E0" w14:textId="77777777">
      <w:pPr>
        <w:pStyle w:val="ListBullet"/>
        <w:numPr>
          <w:ilvl w:val="0"/>
          <w:numId w:val="0"/>
        </w:numPr>
        <w:ind w:left="360"/>
        <w:rPr>
          <w:color w:val="1AB39F" w:themeColor="accent6"/>
          <w:sz w:val="20"/>
          <w:szCs w:val="20"/>
          <w:lang w:val="en-GB"/>
          <w:rPrChange w:author="Jonathan Leipold - BDAE Gruppe" w:date="2023-10-21T13:11:00Z" w:id="1820">
            <w:rPr>
              <w:lang w:val="en-GB"/>
            </w:rPr>
          </w:rPrChange>
        </w:rPr>
        <w:pPrChange w:author="Jonathan Leipold - BDAE Gruppe" w:date="2023-10-21T13:11:00Z" w:id="1821">
          <w:pPr>
            <w:pStyle w:val="ListBullet"/>
          </w:pPr>
        </w:pPrChange>
      </w:pPr>
    </w:p>
    <w:p w:rsidR="005331DF" w:rsidP="005331DF" w:rsidRDefault="005331DF" w14:paraId="087AEC52" w14:textId="7F36EA68">
      <w:pPr>
        <w:pStyle w:val="ListBullet"/>
        <w:rPr>
          <w:ins w:author="Jonathan Leipold - BDAE Gruppe" w:date="2023-10-18T18:36:00Z" w:id="1822"/>
          <w:lang w:val="en-GB"/>
        </w:rPr>
      </w:pPr>
      <w:ins w:author="Jonathan Leipold - BDAE Gruppe" w:date="2023-10-18T18:36:00Z" w:id="1823">
        <w:r>
          <w:rPr>
            <w:lang w:val="en-GB"/>
          </w:rPr>
          <w:t xml:space="preserve">See </w:t>
        </w:r>
        <w:proofErr w:type="spellStart"/>
        <w:r>
          <w:rPr>
            <w:lang w:val="en-GB"/>
          </w:rPr>
          <w:t>github</w:t>
        </w:r>
        <w:proofErr w:type="spellEnd"/>
        <w:r>
          <w:rPr>
            <w:lang w:val="en-GB"/>
          </w:rPr>
          <w:t xml:space="preserve"> repo</w:t>
        </w:r>
      </w:ins>
      <w:ins w:author="Jonathan Leipold - BDAE Gruppe" w:date="2023-10-21T13:11:00Z" w:id="1824">
        <w:r w:rsidR="00972503">
          <w:rPr>
            <w:lang w:val="en-GB"/>
          </w:rPr>
          <w:t>:</w:t>
        </w:r>
      </w:ins>
      <w:ins w:author="Jonathan Leipold - BDAE Gruppe" w:date="2023-10-18T18:36:00Z" w:id="1825">
        <w:r w:rsidRPr="002C1878">
          <w:rPr>
            <w:lang w:val="en-GB"/>
          </w:rPr>
          <w:t xml:space="preserve"> </w:t>
        </w:r>
      </w:ins>
      <w:ins w:author="Jonathan Leipold - BDAE Gruppe" w:date="2023-10-21T13:11:00Z" w:id="1826">
        <w:r w:rsidR="00972503">
          <w:rPr>
            <w:lang w:val="en-GB"/>
          </w:rPr>
          <w:fldChar w:fldCharType="begin"/>
        </w:r>
        <w:r w:rsidR="00972503">
          <w:rPr>
            <w:lang w:val="en-GB"/>
          </w:rPr>
          <w:instrText>HYPERLINK "</w:instrText>
        </w:r>
        <w:r w:rsidRPr="00972503" w:rsidR="00972503">
          <w:rPr>
            <w:lang w:val="en-GB"/>
          </w:rPr>
          <w:instrText>https://github.com/JonathanPablo/DataScientest_Sales-Churn_Project</w:instrText>
        </w:r>
        <w:r w:rsidR="00972503">
          <w:rPr>
            <w:lang w:val="en-GB"/>
          </w:rPr>
          <w:instrText>"</w:instrText>
        </w:r>
        <w:r w:rsidR="00972503">
          <w:rPr>
            <w:lang w:val="en-GB"/>
          </w:rPr>
        </w:r>
        <w:r w:rsidR="00972503">
          <w:rPr>
            <w:lang w:val="en-GB"/>
          </w:rPr>
          <w:fldChar w:fldCharType="separate"/>
        </w:r>
        <w:r w:rsidRPr="00CC5B7C" w:rsidR="00972503">
          <w:rPr>
            <w:rStyle w:val="Hyperlink"/>
            <w:lang w:val="en-GB"/>
          </w:rPr>
          <w:t>https://github.com/JonathanPablo/DataScientest_Sales-Churn_Project</w:t>
        </w:r>
        <w:r w:rsidR="00972503">
          <w:rPr>
            <w:lang w:val="en-GB"/>
          </w:rPr>
          <w:fldChar w:fldCharType="end"/>
        </w:r>
        <w:r w:rsidR="00972503">
          <w:rPr>
            <w:lang w:val="en-GB"/>
          </w:rPr>
          <w:t xml:space="preserve"> </w:t>
        </w:r>
      </w:ins>
    </w:p>
    <w:p w:rsidR="005331DF" w:rsidP="005331DF" w:rsidRDefault="005331DF" w14:paraId="6EC8AB7A" w14:textId="77777777">
      <w:pPr>
        <w:pStyle w:val="ListBullet"/>
        <w:rPr>
          <w:ins w:author="Jonathan Leipold - BDAE Gruppe" w:date="2023-10-18T18:36:00Z" w:id="1827"/>
          <w:lang w:val="en-GB"/>
        </w:rPr>
      </w:pPr>
      <w:ins w:author="Jonathan Leipold - BDAE Gruppe" w:date="2023-10-18T18:36:00Z" w:id="1828">
        <w:r>
          <w:rPr>
            <w:lang w:val="en-GB"/>
          </w:rPr>
          <w:t>(will be further filled, structured, put together and cleaned up)</w:t>
        </w:r>
      </w:ins>
    </w:p>
    <w:p w:rsidRPr="00992CCF" w:rsidR="00F97EEB" w:rsidP="00F97EEB" w:rsidRDefault="00F97EEB" w14:paraId="5F8516DB" w14:textId="77777777">
      <w:pPr>
        <w:rPr>
          <w:sz w:val="20"/>
          <w:szCs w:val="20"/>
          <w:lang w:val="en-GB"/>
          <w:rPrChange w:author="Jonathan Leipold - BDAE Gruppe" w:date="2023-10-18T10:09:00Z" w:id="1829">
            <w:rPr>
              <w:lang w:val="en-GB"/>
            </w:rPr>
          </w:rPrChange>
        </w:rPr>
      </w:pPr>
    </w:p>
    <w:p w:rsidRPr="00992CCF" w:rsidR="00F97EEB" w:rsidP="00F97EEB" w:rsidRDefault="00F97EEB" w14:paraId="0FCAB743" w14:textId="77777777">
      <w:pPr>
        <w:rPr>
          <w:sz w:val="20"/>
          <w:szCs w:val="20"/>
          <w:lang w:val="en-GB"/>
          <w:rPrChange w:author="Jonathan Leipold - BDAE Gruppe" w:date="2023-10-18T10:09:00Z" w:id="1830">
            <w:rPr>
              <w:lang w:val="en-GB"/>
            </w:rPr>
          </w:rPrChange>
        </w:rPr>
      </w:pPr>
    </w:p>
    <w:p w:rsidRPr="00992CCF" w:rsidR="00F97EEB" w:rsidP="00034E84" w:rsidRDefault="00F97EEB" w14:paraId="6EE547CC" w14:textId="77777777">
      <w:pPr>
        <w:rPr>
          <w:sz w:val="20"/>
          <w:szCs w:val="20"/>
          <w:lang w:val="en-GB"/>
          <w:rPrChange w:author="Jonathan Leipold - BDAE Gruppe" w:date="2023-10-18T10:09:00Z" w:id="1831">
            <w:rPr>
              <w:lang w:val="en-GB"/>
            </w:rPr>
          </w:rPrChange>
        </w:rPr>
      </w:pPr>
    </w:p>
    <w:p w:rsidRPr="00992CCF" w:rsidR="00F97EEB" w:rsidP="00034E84" w:rsidRDefault="00F97EEB" w14:paraId="6D0061BB" w14:textId="77777777">
      <w:pPr>
        <w:rPr>
          <w:sz w:val="20"/>
          <w:szCs w:val="20"/>
          <w:lang w:val="en-GB"/>
          <w:rPrChange w:author="Jonathan Leipold - BDAE Gruppe" w:date="2023-10-18T10:09:00Z" w:id="1832">
            <w:rPr>
              <w:lang w:val="en-GB"/>
            </w:rPr>
          </w:rPrChange>
        </w:rPr>
      </w:pPr>
    </w:p>
    <w:sectPr w:rsidRPr="00992CCF" w:rsidR="00F97EEB" w:rsidSect="0089714F">
      <w:headerReference w:type="default" r:id="rId44"/>
      <w:footerReference w:type="default" r:id="rId45"/>
      <w:headerReference w:type="first" r:id="rId46"/>
      <w:footerReference w:type="first" r:id="rId47"/>
      <w:pgSz w:w="11906" w:h="16838" w:orient="portrait" w:code="9"/>
      <w:pgMar w:top="1728" w:right="1800" w:bottom="1440" w:left="180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Ga" w:author="Gastbenutzer" w:date="2023-10-21T17:58:00Z" w:id="301">
    <w:p w:rsidR="303E6724" w:rsidRDefault="303E6724" w14:paraId="4EE6E972" w14:textId="69A358EE">
      <w:pPr>
        <w:pStyle w:val="CommentText"/>
      </w:pPr>
      <w:r>
        <w:t>Sollen wir hier eventuell auch einen Graph hinzufügen?</w:t>
      </w:r>
      <w:r>
        <w:rPr>
          <w:rStyle w:val="CommentReference"/>
        </w:rPr>
        <w:annotationRef/>
      </w:r>
    </w:p>
  </w:comment>
  <w:comment w:initials="Ga" w:author="Gastbenutzer" w:date="2023-10-21T17:58:00Z" w:id="302">
    <w:p w:rsidR="69CF57F3" w:rsidRDefault="69CF57F3" w14:paraId="4B427C0A" w14:textId="4A0CA25F">
      <w:pPr>
        <w:pStyle w:val="CommentText"/>
      </w:pPr>
      <w:r>
        <w:t>prem.amount vs premium adjustments at premium</w:t>
      </w:r>
      <w:r>
        <w:rPr>
          <w:rStyle w:val="CommentReference"/>
        </w:rPr>
        <w:annotationRef/>
      </w:r>
    </w:p>
  </w:comment>
  <w:comment w:initials="Ga" w:author="Gastbenutzer" w:date="2023-10-25T20:32:00Z" w:id="303">
    <w:p w:rsidR="0981D2C6" w:rsidRDefault="0981D2C6" w14:paraId="66FE1F01" w14:textId="4CF8EB6A">
      <w:pPr>
        <w:pStyle w:val="CommentText"/>
      </w:pPr>
      <w:r>
        <w:t>füge ich hinzu</w:t>
      </w:r>
      <w:r>
        <w:rPr>
          <w:rStyle w:val="CommentReference"/>
        </w:rPr>
        <w:annotationRef/>
      </w:r>
    </w:p>
    <w:p w:rsidR="0981D2C6" w:rsidRDefault="0981D2C6" w14:paraId="55D04FC3" w14:textId="4415CB43">
      <w:pPr>
        <w:pStyle w:val="CommentText"/>
      </w:pPr>
    </w:p>
  </w:comment>
  <w:comment w:initials="JL" w:author="Jonathan Leipold - BDAE Gruppe" w:date="2023-10-18T18:51:00Z" w:id="1670">
    <w:p w:rsidR="00B53853" w:rsidP="006147FD" w:rsidRDefault="00B53853" w14:paraId="06BC108E" w14:textId="77777777">
      <w:pPr>
        <w:pStyle w:val="CommentText"/>
      </w:pPr>
      <w:r>
        <w:rPr>
          <w:rStyle w:val="CommentReference"/>
        </w:rPr>
        <w:annotationRef/>
      </w:r>
      <w:r>
        <w:t>Schaut mal bitte, ob ihr das auch so seht. Wir hatten das ja immer wieder in der Art besprochen &amp; ich finde das kann man hier auch anmerken.</w:t>
      </w:r>
    </w:p>
  </w:comment>
  <w:comment w:initials="Ga" w:author="Gastbenutzer" w:date="2023-10-19T18:48:00Z" w:id="1671">
    <w:p w:rsidR="079F9594" w:rsidRDefault="079F9594" w14:paraId="083C9661" w14:textId="1FE7FA08">
      <w:pPr>
        <w:pStyle w:val="CommentText"/>
      </w:pPr>
      <w:r>
        <w:t>Las uns gern besprechen, was Du unter deeper familiarisation meintest.</w:t>
      </w:r>
      <w:r>
        <w:rPr>
          <w:rStyle w:val="CommentReference"/>
        </w:rPr>
        <w:annotationRef/>
      </w:r>
    </w:p>
  </w:comment>
  <w:comment w:initials="JL" w:author="Jonathan Leipold - BDAE Gruppe" w:date="2023-10-18T18:51:00Z" w:id="1706">
    <w:p w:rsidR="003F44C7" w:rsidP="003F44C7" w:rsidRDefault="003F44C7" w14:paraId="5EDCB91D" w14:textId="77777777">
      <w:pPr>
        <w:pStyle w:val="CommentText"/>
      </w:pPr>
      <w:r>
        <w:rPr>
          <w:rStyle w:val="CommentReference"/>
        </w:rPr>
        <w:annotationRef/>
      </w:r>
      <w:r>
        <w:t>Schaut mal bitte, ob ihr das auch so seht. Wir hatten das ja immer wieder in der Art besprochen &amp; ich finde das kann man hier auch anmerken.</w:t>
      </w:r>
    </w:p>
  </w:comment>
  <w:comment w:initials="Ga" w:author="Gastbenutzer" w:date="2023-10-19T18:48:00Z" w:id="1707">
    <w:p w:rsidR="003F44C7" w:rsidP="003F44C7" w:rsidRDefault="003F44C7" w14:paraId="54B67AEE" w14:textId="77777777">
      <w:pPr>
        <w:pStyle w:val="CommentText"/>
      </w:pPr>
      <w:r>
        <w:t>Las uns gern besprechen, was Du unter deeper familiarisation meintest.</w:t>
      </w:r>
      <w:r>
        <w:rPr>
          <w:rStyle w:val="CommentReference"/>
        </w:rPr>
        <w:annotationRef/>
      </w:r>
    </w:p>
  </w:comment>
  <w:comment w:initials="JL" w:author="Jonathan Leipold - BDAE Gruppe" w:date="2023-10-21T12:57:00Z" w:id="1708">
    <w:p w:rsidR="007C0F34" w:rsidRDefault="007C0F34" w14:paraId="2BBD42DC" w14:textId="77777777">
      <w:pPr>
        <w:pStyle w:val="CommentText"/>
      </w:pPr>
      <w:r>
        <w:rPr>
          <w:rStyle w:val="CommentReference"/>
        </w:rPr>
        <w:annotationRef/>
      </w:r>
      <w:r>
        <w:t>Ich meine damit, dass Raphael sich zu Beginn aus unserer Sicht nicht ausreichend mit den Daten und dem Projekt befasst hatte und erst viel zu spät eingeschätzt hat, dass unser Ansatz nicht vielversprechend 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E6E972" w15:done="0"/>
  <w15:commentEx w15:paraId="4B427C0A" w15:paraIdParent="4EE6E972" w15:done="0"/>
  <w15:commentEx w15:paraId="55D04FC3" w15:paraIdParent="4EE6E972" w15:done="0"/>
  <w15:commentEx w15:paraId="06BC108E" w15:done="0"/>
  <w15:commentEx w15:paraId="083C9661" w15:paraIdParent="06BC108E" w15:done="0"/>
  <w15:commentEx w15:paraId="5EDCB91D" w15:done="0"/>
  <w15:commentEx w15:paraId="54B67AEE" w15:paraIdParent="5EDCB91D" w15:done="0"/>
  <w15:commentEx w15:paraId="2BBD42DC" w15:paraIdParent="5EDCB9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C634610" w16cex:dateUtc="2023-10-21T15:58:00Z"/>
  <w16cex:commentExtensible w16cex:durableId="3149F1DD" w16cex:dateUtc="2023-10-21T15:58:00Z"/>
  <w16cex:commentExtensible w16cex:durableId="0F1BB863" w16cex:dateUtc="2023-10-25T18:32:00Z"/>
  <w16cex:commentExtensible w16cex:durableId="1FB81F90" w16cex:dateUtc="2023-10-18T16:51:00Z"/>
  <w16cex:commentExtensible w16cex:durableId="5EEA03EE" w16cex:dateUtc="2023-10-19T16:48:00Z"/>
  <w16cex:commentExtensible w16cex:durableId="542AD1BD" w16cex:dateUtc="2023-10-18T16:51:00Z"/>
  <w16cex:commentExtensible w16cex:durableId="0B2AAA3E" w16cex:dateUtc="2023-10-19T16:48:00Z"/>
  <w16cex:commentExtensible w16cex:durableId="2F71B868" w16cex:dateUtc="2023-10-21T1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E6E972" w16cid:durableId="5C634610"/>
  <w16cid:commentId w16cid:paraId="4B427C0A" w16cid:durableId="3149F1DD"/>
  <w16cid:commentId w16cid:paraId="55D04FC3" w16cid:durableId="0F1BB863"/>
  <w16cid:commentId w16cid:paraId="06BC108E" w16cid:durableId="1FB81F90"/>
  <w16cid:commentId w16cid:paraId="083C9661" w16cid:durableId="5EEA03EE"/>
  <w16cid:commentId w16cid:paraId="5EDCB91D" w16cid:durableId="542AD1BD"/>
  <w16cid:commentId w16cid:paraId="54B67AEE" w16cid:durableId="0B2AAA3E"/>
  <w16cid:commentId w16cid:paraId="2BBD42DC" w16cid:durableId="2F71B8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72F07" w:rsidP="00C6554A" w:rsidRDefault="00872F07" w14:paraId="121A1098" w14:textId="77777777">
      <w:pPr>
        <w:spacing w:before="0" w:after="0" w:line="240" w:lineRule="auto"/>
      </w:pPr>
      <w:r>
        <w:separator/>
      </w:r>
    </w:p>
  </w:endnote>
  <w:endnote w:type="continuationSeparator" w:id="0">
    <w:p w:rsidR="00872F07" w:rsidP="00C6554A" w:rsidRDefault="00872F07" w14:paraId="22C03A0F" w14:textId="77777777">
      <w:pPr>
        <w:spacing w:before="0" w:after="0" w:line="240" w:lineRule="auto"/>
      </w:pPr>
      <w:r>
        <w:continuationSeparator/>
      </w:r>
    </w:p>
  </w:endnote>
  <w:endnote w:type="continuationNotice" w:id="1">
    <w:p w:rsidR="00872F07" w:rsidRDefault="00872F07" w14:paraId="22637D19"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06A9" w:rsidRDefault="00ED7C44" w14:paraId="4AD9A603" w14:textId="5EFD940E">
    <w:pPr>
      <w:pStyle w:val="Footer"/>
    </w:pPr>
    <w:del w:author="Jonathan Leipold - BDAE Gruppe" w:date="2023-10-17T10:38:00Z" w:id="1842">
      <w:r w:rsidDel="006E792F">
        <w:rPr>
          <w:lang w:bidi="de-DE"/>
        </w:rPr>
        <w:delText xml:space="preserve">Seite </w:delText>
      </w:r>
    </w:del>
    <w:r>
      <w:rPr>
        <w:lang w:bidi="de-DE"/>
      </w:rPr>
      <w:fldChar w:fldCharType="begin"/>
    </w:r>
    <w:r>
      <w:rPr>
        <w:lang w:bidi="de-DE"/>
      </w:rPr>
      <w:instrText xml:space="preserve"> PAGE  \* Arabic  \* MERGEFORMAT </w:instrText>
    </w:r>
    <w:r>
      <w:rPr>
        <w:lang w:bidi="de-DE"/>
      </w:rPr>
      <w:fldChar w:fldCharType="separate"/>
    </w:r>
    <w:r w:rsidR="0089714F">
      <w:rPr>
        <w:noProof/>
        <w:lang w:bidi="de-DE"/>
      </w:rPr>
      <w:t>1</w:t>
    </w:r>
    <w:r>
      <w:rPr>
        <w:lang w:bidi="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author="Gastbenutzer" w:date="2023-10-19T16:28:00Z" w:id="1852">
        <w:tblPr>
          <w:tblStyle w:val="TableGrid"/>
          <w:tblW w:w="0" w:type="nil"/>
          <w:tblLayout w:type="fixed"/>
          <w:tblLook w:val="06A0" w:firstRow="1" w:lastRow="0" w:firstColumn="1" w:lastColumn="0" w:noHBand="1" w:noVBand="1"/>
        </w:tblPr>
      </w:tblPrChange>
    </w:tblPr>
    <w:tblGrid>
      <w:gridCol w:w="2765"/>
      <w:gridCol w:w="2765"/>
      <w:gridCol w:w="2765"/>
      <w:tblGridChange w:id="1853">
        <w:tblGrid>
          <w:gridCol w:w="2765"/>
          <w:gridCol w:w="2765"/>
          <w:gridCol w:w="2765"/>
        </w:tblGrid>
      </w:tblGridChange>
    </w:tblGrid>
    <w:tr w:rsidR="079F9594" w:rsidTr="079F9594" w14:paraId="7FBF3A10" w14:textId="77777777">
      <w:trPr>
        <w:trHeight w:val="300"/>
        <w:trPrChange w:author="Gastbenutzer" w:date="2023-10-19T16:28:00Z" w:id="1854">
          <w:trPr>
            <w:trHeight w:val="300"/>
          </w:trPr>
        </w:trPrChange>
      </w:trPr>
      <w:tc>
        <w:tcPr>
          <w:tcW w:w="2765" w:type="dxa"/>
          <w:tcPrChange w:author="Gastbenutzer" w:date="2023-10-19T16:28:00Z" w:id="1855">
            <w:tcPr>
              <w:tcW w:w="2765" w:type="dxa"/>
            </w:tcPr>
          </w:tcPrChange>
        </w:tcPr>
        <w:p w:rsidR="079F9594" w:rsidRDefault="079F9594" w14:paraId="47B21B45" w14:textId="50F2EAFD">
          <w:pPr>
            <w:pStyle w:val="Header"/>
            <w:ind w:left="-115"/>
            <w:pPrChange w:author="Gastbenutzer" w:date="2023-10-19T16:28:00Z" w:id="1856">
              <w:pPr/>
            </w:pPrChange>
          </w:pPr>
        </w:p>
      </w:tc>
      <w:tc>
        <w:tcPr>
          <w:tcW w:w="2765" w:type="dxa"/>
          <w:tcPrChange w:author="Gastbenutzer" w:date="2023-10-19T16:28:00Z" w:id="1857">
            <w:tcPr>
              <w:tcW w:w="2765" w:type="dxa"/>
            </w:tcPr>
          </w:tcPrChange>
        </w:tcPr>
        <w:p w:rsidR="079F9594" w:rsidRDefault="079F9594" w14:paraId="53B5C973" w14:textId="42F7E765">
          <w:pPr>
            <w:pStyle w:val="Header"/>
            <w:jc w:val="center"/>
            <w:pPrChange w:author="Gastbenutzer" w:date="2023-10-19T16:28:00Z" w:id="1858">
              <w:pPr/>
            </w:pPrChange>
          </w:pPr>
        </w:p>
      </w:tc>
      <w:tc>
        <w:tcPr>
          <w:tcW w:w="2765" w:type="dxa"/>
          <w:tcPrChange w:author="Gastbenutzer" w:date="2023-10-19T16:28:00Z" w:id="1859">
            <w:tcPr>
              <w:tcW w:w="2765" w:type="dxa"/>
            </w:tcPr>
          </w:tcPrChange>
        </w:tcPr>
        <w:p w:rsidR="079F9594" w:rsidRDefault="079F9594" w14:paraId="4C0B6F13" w14:textId="48909A97">
          <w:pPr>
            <w:pStyle w:val="Header"/>
            <w:ind w:right="-115"/>
            <w:jc w:val="right"/>
            <w:pPrChange w:author="Gastbenutzer" w:date="2023-10-19T16:28:00Z" w:id="1860">
              <w:pPr/>
            </w:pPrChange>
          </w:pPr>
        </w:p>
      </w:tc>
    </w:tr>
  </w:tbl>
  <w:p w:rsidR="003519AA" w:rsidRDefault="003519AA" w14:paraId="1E325D56" w14:textId="70569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72F07" w:rsidP="00C6554A" w:rsidRDefault="00872F07" w14:paraId="5AF1088F" w14:textId="77777777">
      <w:pPr>
        <w:spacing w:before="0" w:after="0" w:line="240" w:lineRule="auto"/>
      </w:pPr>
      <w:r>
        <w:separator/>
      </w:r>
    </w:p>
  </w:footnote>
  <w:footnote w:type="continuationSeparator" w:id="0">
    <w:p w:rsidR="00872F07" w:rsidP="00C6554A" w:rsidRDefault="00872F07" w14:paraId="6052DE6A" w14:textId="77777777">
      <w:pPr>
        <w:spacing w:before="0" w:after="0" w:line="240" w:lineRule="auto"/>
      </w:pPr>
      <w:r>
        <w:continuationSeparator/>
      </w:r>
    </w:p>
  </w:footnote>
  <w:footnote w:type="continuationNotice" w:id="1">
    <w:p w:rsidR="00872F07" w:rsidRDefault="00872F07" w14:paraId="2B402CCC" w14:textId="77777777">
      <w:pPr>
        <w:spacing w:before="0" w:after="0" w:line="240" w:lineRule="auto"/>
      </w:pPr>
    </w:p>
  </w:footnote>
  <w:footnote w:id="2">
    <w:p w:rsidRPr="00B75694" w:rsidR="00B75694" w:rsidRDefault="00B75694" w14:paraId="6890FB20" w14:textId="5F954639">
      <w:pPr>
        <w:pStyle w:val="FootnoteText"/>
        <w:rPr>
          <w:lang w:val="en-GB"/>
          <w:rPrChange w:author="Jonathan Leipold - BDAE Gruppe" w:date="2023-10-21T18:13:00Z" w:id="992">
            <w:rPr/>
          </w:rPrChange>
        </w:rPr>
      </w:pPr>
      <w:ins w:author="Jonathan Leipold - BDAE Gruppe" w:date="2023-10-21T18:13:00Z" w:id="993">
        <w:r>
          <w:rPr>
            <w:rStyle w:val="FootnoteReference"/>
          </w:rPr>
          <w:footnoteRef/>
        </w:r>
        <w:r w:rsidRPr="00B75694">
          <w:rPr>
            <w:lang w:val="en-GB"/>
            <w:rPrChange w:author="Jonathan Leipold - BDAE Gruppe" w:date="2023-10-21T18:13:00Z" w:id="994">
              <w:rPr/>
            </w:rPrChange>
          </w:rPr>
          <w:t xml:space="preserve"> </w:t>
        </w:r>
      </w:ins>
      <w:ins w:author="Jonathan Leipold - BDAE Gruppe" w:date="2023-10-21T18:21:00Z" w:id="995">
        <w:r w:rsidR="00371148">
          <w:rPr>
            <w:lang w:val="en-GB"/>
          </w:rPr>
          <w:t xml:space="preserve">See: </w:t>
        </w:r>
      </w:ins>
      <w:ins w:author="Jonathan Leipold - BDAE Gruppe" w:date="2023-10-21T18:23:00Z" w:id="996">
        <w:r w:rsidR="002C58EE">
          <w:rPr>
            <w:sz w:val="20"/>
            <w:lang w:val="en-GB"/>
          </w:rPr>
          <w:fldChar w:fldCharType="begin"/>
        </w:r>
        <w:r w:rsidRPr="002C58EE" w:rsidR="002C58EE">
          <w:rPr>
            <w:sz w:val="20"/>
            <w:lang w:val="en-GB"/>
            <w:rPrChange w:author="Jonathan Leipold - BDAE Gruppe" w:date="2023-10-21T18:23:00Z" w:id="997">
              <w:rPr>
                <w:sz w:val="20"/>
              </w:rPr>
            </w:rPrChange>
          </w:rPr>
          <w:instrText>HYPERLINK "https://medium.com/aiskunks/categorical-data-encoding-techniques-d6296697a40f#:~:text=It%20refers%20to%20the%20process,with%20text%20or%20categorical%20variables"</w:instrText>
        </w:r>
        <w:r w:rsidR="002C58EE">
          <w:rPr>
            <w:sz w:val="20"/>
            <w:lang w:val="en-GB"/>
          </w:rPr>
        </w:r>
        <w:r w:rsidR="002C58EE">
          <w:rPr>
            <w:sz w:val="20"/>
            <w:lang w:val="en-GB"/>
          </w:rPr>
          <w:fldChar w:fldCharType="separate"/>
        </w:r>
        <w:r w:rsidRPr="002C58EE" w:rsidR="002C58EE">
          <w:rPr>
            <w:rStyle w:val="Hyperlink"/>
            <w:sz w:val="20"/>
            <w:lang w:val="en-GB"/>
            <w:rPrChange w:author="Jonathan Leipold - BDAE Gruppe" w:date="2023-10-21T18:23:00Z" w:id="998">
              <w:rPr>
                <w:rStyle w:val="Hyperlink"/>
                <w:sz w:val="20"/>
              </w:rPr>
            </w:rPrChange>
          </w:rPr>
          <w:t>https://medium.com/aiskunks/categorical-data-encoding-techniques-d6296697a40f#:~:text=It%20refers%20to%20the%20process,with%20text%20or%20categorical%20variables</w:t>
        </w:r>
        <w:r w:rsidR="002C58EE">
          <w:rPr>
            <w:sz w:val="20"/>
            <w:lang w:val="en-GB"/>
          </w:rPr>
          <w:fldChar w:fldCharType="end"/>
        </w:r>
        <w:r w:rsidR="002C58EE">
          <w:rPr>
            <w:sz w:val="20"/>
            <w:lang w:val="en-GB"/>
          </w:rPr>
          <w:t xml:space="preserve"> </w:t>
        </w:r>
      </w:ins>
    </w:p>
  </w:footnote>
  <w:footnote w:id="3">
    <w:p w:rsidRPr="001304F2" w:rsidR="001304F2" w:rsidRDefault="001304F2" w14:paraId="1FBF6AF9" w14:textId="77777777">
      <w:pPr>
        <w:pStyle w:val="ListBullet"/>
        <w:numPr>
          <w:ilvl w:val="0"/>
          <w:numId w:val="0"/>
        </w:numPr>
        <w:rPr>
          <w:ins w:author="Jonathan Leipold - BDAE Gruppe" w:date="2023-10-21T18:12:00Z" w:id="1036"/>
          <w:sz w:val="20"/>
          <w:szCs w:val="20"/>
          <w:lang w:val="en-GB"/>
          <w:rPrChange w:author="Jonathan Leipold - BDAE Gruppe" w:date="2023-10-21T18:12:00Z" w:id="1037">
            <w:rPr>
              <w:ins w:author="Jonathan Leipold - BDAE Gruppe" w:date="2023-10-21T18:12:00Z" w:id="1038"/>
              <w:sz w:val="20"/>
              <w:szCs w:val="20"/>
            </w:rPr>
          </w:rPrChange>
        </w:rPr>
        <w:pPrChange w:author="Jonathan Leipold - BDAE Gruppe" w:date="2023-10-21T18:12:00Z" w:id="1039">
          <w:pPr>
            <w:pStyle w:val="ListBullet"/>
          </w:pPr>
        </w:pPrChange>
      </w:pPr>
      <w:ins w:author="Jonathan Leipold - BDAE Gruppe" w:date="2023-10-21T18:12:00Z" w:id="1040">
        <w:r>
          <w:rPr>
            <w:rStyle w:val="FootnoteReference"/>
          </w:rPr>
          <w:footnoteRef/>
        </w:r>
        <w:r w:rsidRPr="001304F2">
          <w:rPr>
            <w:lang w:val="en-GB"/>
            <w:rPrChange w:author="Jonathan Leipold - BDAE Gruppe" w:date="2023-10-21T18:12:00Z" w:id="1041">
              <w:rPr/>
            </w:rPrChange>
          </w:rPr>
          <w:t xml:space="preserve"> See: </w:t>
        </w:r>
        <w:r>
          <w:rPr>
            <w:sz w:val="20"/>
            <w:szCs w:val="20"/>
            <w:lang w:val="en-GB"/>
          </w:rPr>
          <w:fldChar w:fldCharType="begin"/>
        </w:r>
        <w:r w:rsidRPr="001304F2">
          <w:rPr>
            <w:sz w:val="20"/>
            <w:szCs w:val="20"/>
            <w:lang w:val="en-GB"/>
            <w:rPrChange w:author="Jonathan Leipold - BDAE Gruppe" w:date="2023-10-21T18:12:00Z" w:id="1042">
              <w:rPr>
                <w:sz w:val="20"/>
                <w:szCs w:val="20"/>
              </w:rPr>
            </w:rPrChange>
          </w:rPr>
          <w:instrText>HYPERLINK "https://www.simplilearn.com/normalization-vs-standardization-article"</w:instrText>
        </w:r>
        <w:r>
          <w:rPr>
            <w:sz w:val="20"/>
            <w:szCs w:val="20"/>
            <w:lang w:val="en-GB"/>
          </w:rPr>
        </w:r>
        <w:r>
          <w:rPr>
            <w:sz w:val="20"/>
            <w:szCs w:val="20"/>
            <w:lang w:val="en-GB"/>
          </w:rPr>
          <w:fldChar w:fldCharType="separate"/>
        </w:r>
        <w:r w:rsidRPr="001304F2">
          <w:rPr>
            <w:rStyle w:val="Hyperlink"/>
            <w:sz w:val="20"/>
            <w:szCs w:val="20"/>
            <w:lang w:val="en-GB"/>
            <w:rPrChange w:author="Jonathan Leipold - BDAE Gruppe" w:date="2023-10-21T18:12:00Z" w:id="1043">
              <w:rPr>
                <w:rStyle w:val="Hyperlink"/>
                <w:sz w:val="20"/>
                <w:szCs w:val="20"/>
              </w:rPr>
            </w:rPrChange>
          </w:rPr>
          <w:t>https://www.simplilearn.com/normalization-vs-standardization-article</w:t>
        </w:r>
        <w:r>
          <w:rPr>
            <w:sz w:val="20"/>
            <w:szCs w:val="20"/>
            <w:lang w:val="en-GB"/>
          </w:rPr>
          <w:fldChar w:fldCharType="end"/>
        </w:r>
        <w:r w:rsidRPr="001304F2">
          <w:rPr>
            <w:sz w:val="20"/>
            <w:szCs w:val="20"/>
            <w:lang w:val="en-GB"/>
            <w:rPrChange w:author="Jonathan Leipold - BDAE Gruppe" w:date="2023-10-21T18:12:00Z" w:id="1044">
              <w:rPr>
                <w:sz w:val="20"/>
                <w:szCs w:val="20"/>
              </w:rPr>
            </w:rPrChange>
          </w:rPr>
          <w:t xml:space="preserve"> </w:t>
        </w:r>
      </w:ins>
    </w:p>
    <w:p w:rsidRPr="001304F2" w:rsidR="001304F2" w:rsidRDefault="001304F2" w14:paraId="05AFC76B" w14:textId="0D77A0C3">
      <w:pPr>
        <w:pStyle w:val="FootnoteText"/>
        <w:rPr>
          <w:lang w:val="en-GB"/>
          <w:rPrChange w:author="Jonathan Leipold - BDAE Gruppe" w:date="2023-10-21T18:12:00Z" w:id="1045">
            <w:rPr/>
          </w:rPrChange>
        </w:rPr>
      </w:pPr>
    </w:p>
  </w:footnote>
  <w:footnote w:id="4">
    <w:p w:rsidRPr="00653562" w:rsidR="00653562" w:rsidRDefault="00653562" w14:paraId="32323778" w14:textId="1E722369">
      <w:pPr>
        <w:pStyle w:val="FootnoteText"/>
        <w:rPr>
          <w:lang w:val="en-GB"/>
          <w:rPrChange w:author="Jonathan Leipold - BDAE Gruppe" w:date="2023-10-22T01:23:00Z" w:id="1439">
            <w:rPr/>
          </w:rPrChange>
        </w:rPr>
      </w:pPr>
      <w:ins w:author="Jonathan Leipold - BDAE Gruppe" w:date="2023-10-22T01:23:00Z" w:id="1440">
        <w:r>
          <w:rPr>
            <w:rStyle w:val="FootnoteReference"/>
          </w:rPr>
          <w:footnoteRef/>
        </w:r>
        <w:r w:rsidRPr="00653562">
          <w:rPr>
            <w:lang w:val="en-GB"/>
            <w:rPrChange w:author="Jonathan Leipold - BDAE Gruppe" w:date="2023-10-22T01:23:00Z" w:id="1441">
              <w:rPr/>
            </w:rPrChange>
          </w:rPr>
          <w:t xml:space="preserve"> See: </w:t>
        </w:r>
        <w:r>
          <w:rPr>
            <w:lang w:val="en-GB"/>
          </w:rPr>
          <w:fldChar w:fldCharType="begin"/>
        </w:r>
        <w:r>
          <w:rPr>
            <w:lang w:val="en-GB"/>
          </w:rPr>
          <w:instrText>HYPERLINK "</w:instrText>
        </w:r>
        <w:r w:rsidRPr="00653562">
          <w:rPr>
            <w:lang w:val="en-GB"/>
            <w:rPrChange w:author="Jonathan Leipold - BDAE Gruppe" w:date="2023-10-22T01:23:00Z" w:id="1442">
              <w:rPr/>
            </w:rPrChange>
          </w:rPr>
          <w:instrText>https://neptune.ai/blog/evaluation-metrics-binary-classification</w:instrText>
        </w:r>
        <w:r>
          <w:rPr>
            <w:lang w:val="en-GB"/>
          </w:rPr>
          <w:instrText>"</w:instrText>
        </w:r>
        <w:r>
          <w:rPr>
            <w:lang w:val="en-GB"/>
          </w:rPr>
        </w:r>
        <w:r>
          <w:rPr>
            <w:lang w:val="en-GB"/>
          </w:rPr>
          <w:fldChar w:fldCharType="separate"/>
        </w:r>
        <w:r w:rsidRPr="00A0522B">
          <w:rPr>
            <w:rStyle w:val="Hyperlink"/>
            <w:lang w:val="en-GB"/>
            <w:rPrChange w:author="Jonathan Leipold - BDAE Gruppe" w:date="2023-10-22T01:23:00Z" w:id="1443">
              <w:rPr/>
            </w:rPrChange>
          </w:rPr>
          <w:t>https://neptune.ai/blog/evaluation-metrics-binary-classification</w:t>
        </w:r>
        <w:r>
          <w:rPr>
            <w:lang w:val="en-GB"/>
          </w:rPr>
          <w:fldChar w:fldCharType="end"/>
        </w:r>
        <w:r>
          <w:rPr>
            <w:lang w:val="en-GB"/>
          </w:rPr>
          <w:t xml:space="preserve">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author="Gastbenutzer" w:date="2023-10-19T16:28:00Z" w:id="1833">
        <w:tblPr>
          <w:tblStyle w:val="TableGrid"/>
          <w:tblW w:w="0" w:type="nil"/>
          <w:tblLayout w:type="fixed"/>
          <w:tblLook w:val="06A0" w:firstRow="1" w:lastRow="0" w:firstColumn="1" w:lastColumn="0" w:noHBand="1" w:noVBand="1"/>
        </w:tblPr>
      </w:tblPrChange>
    </w:tblPr>
    <w:tblGrid>
      <w:gridCol w:w="2765"/>
      <w:gridCol w:w="2765"/>
      <w:gridCol w:w="2765"/>
      <w:tblGridChange w:id="1834">
        <w:tblGrid>
          <w:gridCol w:w="2765"/>
          <w:gridCol w:w="2765"/>
          <w:gridCol w:w="2765"/>
        </w:tblGrid>
      </w:tblGridChange>
    </w:tblGrid>
    <w:tr w:rsidR="079F9594" w:rsidTr="079F9594" w14:paraId="6067E018" w14:textId="77777777">
      <w:trPr>
        <w:trHeight w:val="300"/>
        <w:trPrChange w:author="Gastbenutzer" w:date="2023-10-19T16:28:00Z" w:id="1835">
          <w:trPr>
            <w:trHeight w:val="300"/>
          </w:trPr>
        </w:trPrChange>
      </w:trPr>
      <w:tc>
        <w:tcPr>
          <w:tcW w:w="2765" w:type="dxa"/>
          <w:tcPrChange w:author="Gastbenutzer" w:date="2023-10-19T16:28:00Z" w:id="1836">
            <w:tcPr>
              <w:tcW w:w="2765" w:type="dxa"/>
            </w:tcPr>
          </w:tcPrChange>
        </w:tcPr>
        <w:p w:rsidR="079F9594" w:rsidRDefault="079F9594" w14:paraId="74C8AE2D" w14:textId="20809998">
          <w:pPr>
            <w:pStyle w:val="Header"/>
            <w:ind w:left="-115"/>
            <w:pPrChange w:author="Gastbenutzer" w:date="2023-10-19T16:28:00Z" w:id="1837">
              <w:pPr/>
            </w:pPrChange>
          </w:pPr>
        </w:p>
      </w:tc>
      <w:tc>
        <w:tcPr>
          <w:tcW w:w="2765" w:type="dxa"/>
          <w:tcPrChange w:author="Gastbenutzer" w:date="2023-10-19T16:28:00Z" w:id="1838">
            <w:tcPr>
              <w:tcW w:w="2765" w:type="dxa"/>
            </w:tcPr>
          </w:tcPrChange>
        </w:tcPr>
        <w:p w:rsidR="079F9594" w:rsidRDefault="079F9594" w14:paraId="40A88E8F" w14:textId="1FCB4389">
          <w:pPr>
            <w:pStyle w:val="Header"/>
            <w:jc w:val="center"/>
            <w:pPrChange w:author="Gastbenutzer" w:date="2023-10-19T16:28:00Z" w:id="1839">
              <w:pPr/>
            </w:pPrChange>
          </w:pPr>
        </w:p>
      </w:tc>
      <w:tc>
        <w:tcPr>
          <w:tcW w:w="2765" w:type="dxa"/>
          <w:tcPrChange w:author="Gastbenutzer" w:date="2023-10-19T16:28:00Z" w:id="1840">
            <w:tcPr>
              <w:tcW w:w="2765" w:type="dxa"/>
            </w:tcPr>
          </w:tcPrChange>
        </w:tcPr>
        <w:p w:rsidR="079F9594" w:rsidRDefault="079F9594" w14:paraId="3D2FFCE5" w14:textId="4B3A42CB">
          <w:pPr>
            <w:pStyle w:val="Header"/>
            <w:ind w:right="-115"/>
            <w:jc w:val="right"/>
            <w:pPrChange w:author="Gastbenutzer" w:date="2023-10-19T16:28:00Z" w:id="1841">
              <w:pPr/>
            </w:pPrChange>
          </w:pPr>
        </w:p>
      </w:tc>
    </w:tr>
  </w:tbl>
  <w:p w:rsidR="003519AA" w:rsidRDefault="003519AA" w14:paraId="51049856" w14:textId="7A2D64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author="Gastbenutzer" w:date="2023-10-19T16:28:00Z" w:id="1843">
        <w:tblPr>
          <w:tblStyle w:val="TableGrid"/>
          <w:tblW w:w="0" w:type="nil"/>
          <w:tblLayout w:type="fixed"/>
          <w:tblLook w:val="06A0" w:firstRow="1" w:lastRow="0" w:firstColumn="1" w:lastColumn="0" w:noHBand="1" w:noVBand="1"/>
        </w:tblPr>
      </w:tblPrChange>
    </w:tblPr>
    <w:tblGrid>
      <w:gridCol w:w="2765"/>
      <w:gridCol w:w="2765"/>
      <w:gridCol w:w="2765"/>
      <w:tblGridChange w:id="1844">
        <w:tblGrid>
          <w:gridCol w:w="2765"/>
          <w:gridCol w:w="2765"/>
          <w:gridCol w:w="2765"/>
        </w:tblGrid>
      </w:tblGridChange>
    </w:tblGrid>
    <w:tr w:rsidR="079F9594" w:rsidTr="079F9594" w14:paraId="2D1350FA" w14:textId="77777777">
      <w:trPr>
        <w:trHeight w:val="300"/>
        <w:trPrChange w:author="Gastbenutzer" w:date="2023-10-19T16:28:00Z" w:id="1845">
          <w:trPr>
            <w:trHeight w:val="300"/>
          </w:trPr>
        </w:trPrChange>
      </w:trPr>
      <w:tc>
        <w:tcPr>
          <w:tcW w:w="2765" w:type="dxa"/>
          <w:tcPrChange w:author="Gastbenutzer" w:date="2023-10-19T16:28:00Z" w:id="1846">
            <w:tcPr>
              <w:tcW w:w="2765" w:type="dxa"/>
            </w:tcPr>
          </w:tcPrChange>
        </w:tcPr>
        <w:p w:rsidR="079F9594" w:rsidRDefault="079F9594" w14:paraId="37911B03" w14:textId="11482E8F">
          <w:pPr>
            <w:pStyle w:val="Header"/>
            <w:ind w:left="-115"/>
            <w:pPrChange w:author="Gastbenutzer" w:date="2023-10-19T16:28:00Z" w:id="1847">
              <w:pPr/>
            </w:pPrChange>
          </w:pPr>
        </w:p>
      </w:tc>
      <w:tc>
        <w:tcPr>
          <w:tcW w:w="2765" w:type="dxa"/>
          <w:tcPrChange w:author="Gastbenutzer" w:date="2023-10-19T16:28:00Z" w:id="1848">
            <w:tcPr>
              <w:tcW w:w="2765" w:type="dxa"/>
            </w:tcPr>
          </w:tcPrChange>
        </w:tcPr>
        <w:p w:rsidR="079F9594" w:rsidRDefault="079F9594" w14:paraId="106C9DDD" w14:textId="287C86D2">
          <w:pPr>
            <w:pStyle w:val="Header"/>
            <w:jc w:val="center"/>
            <w:pPrChange w:author="Gastbenutzer" w:date="2023-10-19T16:28:00Z" w:id="1849">
              <w:pPr/>
            </w:pPrChange>
          </w:pPr>
        </w:p>
      </w:tc>
      <w:tc>
        <w:tcPr>
          <w:tcW w:w="2765" w:type="dxa"/>
          <w:tcPrChange w:author="Gastbenutzer" w:date="2023-10-19T16:28:00Z" w:id="1850">
            <w:tcPr>
              <w:tcW w:w="2765" w:type="dxa"/>
            </w:tcPr>
          </w:tcPrChange>
        </w:tcPr>
        <w:p w:rsidR="079F9594" w:rsidRDefault="079F9594" w14:paraId="293C398F" w14:textId="39CFA34D">
          <w:pPr>
            <w:pStyle w:val="Header"/>
            <w:ind w:right="-115"/>
            <w:jc w:val="right"/>
            <w:pPrChange w:author="Gastbenutzer" w:date="2023-10-19T16:28:00Z" w:id="1851">
              <w:pPr/>
            </w:pPrChange>
          </w:pPr>
        </w:p>
      </w:tc>
    </w:tr>
  </w:tbl>
  <w:p w:rsidR="003519AA" w:rsidRDefault="003519AA" w14:paraId="675AF9F1" w14:textId="04B69F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D50E8F6"/>
    <w:lvl w:ilvl="0">
      <w:start w:val="1"/>
      <w:numFmt w:val="bullet"/>
      <w:pStyle w:val="ListBullet"/>
      <w:lvlText w:val=""/>
      <w:lvlJc w:val="left"/>
      <w:pPr>
        <w:tabs>
          <w:tab w:val="num" w:pos="360"/>
        </w:tabs>
        <w:ind w:left="360" w:hanging="360"/>
      </w:pPr>
      <w:rPr>
        <w:rFonts w:hint="default" w:ascii="Symbol" w:hAnsi="Symbol"/>
      </w:rPr>
    </w:lvl>
  </w:abstractNum>
  <w:abstractNum w:abstractNumId="10" w15:restartNumberingAfterBreak="0">
    <w:nsid w:val="009B7103"/>
    <w:multiLevelType w:val="hybridMultilevel"/>
    <w:tmpl w:val="BCE89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9583576"/>
    <w:multiLevelType w:val="hybridMultilevel"/>
    <w:tmpl w:val="4E3A7AD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3"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B5F9F"/>
    <w:multiLevelType w:val="hybridMultilevel"/>
    <w:tmpl w:val="4E884C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DD13C97"/>
    <w:multiLevelType w:val="multilevel"/>
    <w:tmpl w:val="49C6A2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124D6DBE"/>
    <w:multiLevelType w:val="hybridMultilevel"/>
    <w:tmpl w:val="FFFFFFFF"/>
    <w:lvl w:ilvl="0" w:tplc="F67EDA7E">
      <w:start w:val="1"/>
      <w:numFmt w:val="bullet"/>
      <w:lvlText w:val=""/>
      <w:lvlJc w:val="left"/>
      <w:pPr>
        <w:ind w:left="360" w:hanging="360"/>
      </w:pPr>
      <w:rPr>
        <w:rFonts w:hint="default" w:ascii="Symbol" w:hAnsi="Symbol"/>
      </w:rPr>
    </w:lvl>
    <w:lvl w:ilvl="1" w:tplc="C5DE73BC">
      <w:start w:val="1"/>
      <w:numFmt w:val="bullet"/>
      <w:lvlText w:val="o"/>
      <w:lvlJc w:val="left"/>
      <w:pPr>
        <w:ind w:left="1440" w:hanging="360"/>
      </w:pPr>
      <w:rPr>
        <w:rFonts w:hint="default" w:ascii="Courier New" w:hAnsi="Courier New"/>
      </w:rPr>
    </w:lvl>
    <w:lvl w:ilvl="2" w:tplc="4FEECCF8">
      <w:start w:val="1"/>
      <w:numFmt w:val="bullet"/>
      <w:lvlText w:val=""/>
      <w:lvlJc w:val="left"/>
      <w:pPr>
        <w:ind w:left="2160" w:hanging="360"/>
      </w:pPr>
      <w:rPr>
        <w:rFonts w:hint="default" w:ascii="Wingdings" w:hAnsi="Wingdings"/>
      </w:rPr>
    </w:lvl>
    <w:lvl w:ilvl="3" w:tplc="E2CC50C4">
      <w:start w:val="1"/>
      <w:numFmt w:val="bullet"/>
      <w:lvlText w:val=""/>
      <w:lvlJc w:val="left"/>
      <w:pPr>
        <w:ind w:left="2880" w:hanging="360"/>
      </w:pPr>
      <w:rPr>
        <w:rFonts w:hint="default" w:ascii="Symbol" w:hAnsi="Symbol"/>
      </w:rPr>
    </w:lvl>
    <w:lvl w:ilvl="4" w:tplc="F258DBB6">
      <w:start w:val="1"/>
      <w:numFmt w:val="bullet"/>
      <w:lvlText w:val="o"/>
      <w:lvlJc w:val="left"/>
      <w:pPr>
        <w:ind w:left="3600" w:hanging="360"/>
      </w:pPr>
      <w:rPr>
        <w:rFonts w:hint="default" w:ascii="Courier New" w:hAnsi="Courier New"/>
      </w:rPr>
    </w:lvl>
    <w:lvl w:ilvl="5" w:tplc="790C5D4C">
      <w:start w:val="1"/>
      <w:numFmt w:val="bullet"/>
      <w:lvlText w:val=""/>
      <w:lvlJc w:val="left"/>
      <w:pPr>
        <w:ind w:left="4320" w:hanging="360"/>
      </w:pPr>
      <w:rPr>
        <w:rFonts w:hint="default" w:ascii="Wingdings" w:hAnsi="Wingdings"/>
      </w:rPr>
    </w:lvl>
    <w:lvl w:ilvl="6" w:tplc="9E8E2A16">
      <w:start w:val="1"/>
      <w:numFmt w:val="bullet"/>
      <w:lvlText w:val=""/>
      <w:lvlJc w:val="left"/>
      <w:pPr>
        <w:ind w:left="5040" w:hanging="360"/>
      </w:pPr>
      <w:rPr>
        <w:rFonts w:hint="default" w:ascii="Symbol" w:hAnsi="Symbol"/>
      </w:rPr>
    </w:lvl>
    <w:lvl w:ilvl="7" w:tplc="ECC02B44">
      <w:start w:val="1"/>
      <w:numFmt w:val="bullet"/>
      <w:lvlText w:val="o"/>
      <w:lvlJc w:val="left"/>
      <w:pPr>
        <w:ind w:left="5760" w:hanging="360"/>
      </w:pPr>
      <w:rPr>
        <w:rFonts w:hint="default" w:ascii="Courier New" w:hAnsi="Courier New"/>
      </w:rPr>
    </w:lvl>
    <w:lvl w:ilvl="8" w:tplc="1DBC0D9E">
      <w:start w:val="1"/>
      <w:numFmt w:val="bullet"/>
      <w:lvlText w:val=""/>
      <w:lvlJc w:val="left"/>
      <w:pPr>
        <w:ind w:left="6480" w:hanging="360"/>
      </w:pPr>
      <w:rPr>
        <w:rFonts w:hint="default" w:ascii="Wingdings" w:hAnsi="Wingdings"/>
      </w:rPr>
    </w:lvl>
  </w:abstractNum>
  <w:abstractNum w:abstractNumId="17" w15:restartNumberingAfterBreak="0">
    <w:nsid w:val="1362443C"/>
    <w:multiLevelType w:val="multilevel"/>
    <w:tmpl w:val="FF4CB1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14C62435"/>
    <w:multiLevelType w:val="hybridMultilevel"/>
    <w:tmpl w:val="F5160D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BE1C32"/>
    <w:multiLevelType w:val="hybridMultilevel"/>
    <w:tmpl w:val="D020E6C2"/>
    <w:lvl w:ilvl="0" w:tplc="50FEB658">
      <w:start w:val="1"/>
      <w:numFmt w:val="bullet"/>
      <w:lvlText w:val="■"/>
      <w:lvlJc w:val="left"/>
      <w:pPr>
        <w:tabs>
          <w:tab w:val="num" w:pos="720"/>
        </w:tabs>
        <w:ind w:left="720" w:hanging="360"/>
      </w:pPr>
      <w:rPr>
        <w:rFonts w:hint="default" w:ascii="Franklin Gothic Book" w:hAnsi="Franklin Gothic Book"/>
      </w:rPr>
    </w:lvl>
    <w:lvl w:ilvl="1" w:tplc="D7323816" w:tentative="1">
      <w:start w:val="1"/>
      <w:numFmt w:val="bullet"/>
      <w:lvlText w:val="■"/>
      <w:lvlJc w:val="left"/>
      <w:pPr>
        <w:tabs>
          <w:tab w:val="num" w:pos="1440"/>
        </w:tabs>
        <w:ind w:left="1440" w:hanging="360"/>
      </w:pPr>
      <w:rPr>
        <w:rFonts w:hint="default" w:ascii="Franklin Gothic Book" w:hAnsi="Franklin Gothic Book"/>
      </w:rPr>
    </w:lvl>
    <w:lvl w:ilvl="2" w:tplc="29DAF75E" w:tentative="1">
      <w:start w:val="1"/>
      <w:numFmt w:val="bullet"/>
      <w:lvlText w:val="■"/>
      <w:lvlJc w:val="left"/>
      <w:pPr>
        <w:tabs>
          <w:tab w:val="num" w:pos="2160"/>
        </w:tabs>
        <w:ind w:left="2160" w:hanging="360"/>
      </w:pPr>
      <w:rPr>
        <w:rFonts w:hint="default" w:ascii="Franklin Gothic Book" w:hAnsi="Franklin Gothic Book"/>
      </w:rPr>
    </w:lvl>
    <w:lvl w:ilvl="3" w:tplc="9314F1F4" w:tentative="1">
      <w:start w:val="1"/>
      <w:numFmt w:val="bullet"/>
      <w:lvlText w:val="■"/>
      <w:lvlJc w:val="left"/>
      <w:pPr>
        <w:tabs>
          <w:tab w:val="num" w:pos="2880"/>
        </w:tabs>
        <w:ind w:left="2880" w:hanging="360"/>
      </w:pPr>
      <w:rPr>
        <w:rFonts w:hint="default" w:ascii="Franklin Gothic Book" w:hAnsi="Franklin Gothic Book"/>
      </w:rPr>
    </w:lvl>
    <w:lvl w:ilvl="4" w:tplc="CC764398" w:tentative="1">
      <w:start w:val="1"/>
      <w:numFmt w:val="bullet"/>
      <w:lvlText w:val="■"/>
      <w:lvlJc w:val="left"/>
      <w:pPr>
        <w:tabs>
          <w:tab w:val="num" w:pos="3600"/>
        </w:tabs>
        <w:ind w:left="3600" w:hanging="360"/>
      </w:pPr>
      <w:rPr>
        <w:rFonts w:hint="default" w:ascii="Franklin Gothic Book" w:hAnsi="Franklin Gothic Book"/>
      </w:rPr>
    </w:lvl>
    <w:lvl w:ilvl="5" w:tplc="9A16AE0A" w:tentative="1">
      <w:start w:val="1"/>
      <w:numFmt w:val="bullet"/>
      <w:lvlText w:val="■"/>
      <w:lvlJc w:val="left"/>
      <w:pPr>
        <w:tabs>
          <w:tab w:val="num" w:pos="4320"/>
        </w:tabs>
        <w:ind w:left="4320" w:hanging="360"/>
      </w:pPr>
      <w:rPr>
        <w:rFonts w:hint="default" w:ascii="Franklin Gothic Book" w:hAnsi="Franklin Gothic Book"/>
      </w:rPr>
    </w:lvl>
    <w:lvl w:ilvl="6" w:tplc="28D0FF42" w:tentative="1">
      <w:start w:val="1"/>
      <w:numFmt w:val="bullet"/>
      <w:lvlText w:val="■"/>
      <w:lvlJc w:val="left"/>
      <w:pPr>
        <w:tabs>
          <w:tab w:val="num" w:pos="5040"/>
        </w:tabs>
        <w:ind w:left="5040" w:hanging="360"/>
      </w:pPr>
      <w:rPr>
        <w:rFonts w:hint="default" w:ascii="Franklin Gothic Book" w:hAnsi="Franklin Gothic Book"/>
      </w:rPr>
    </w:lvl>
    <w:lvl w:ilvl="7" w:tplc="3D3ED602" w:tentative="1">
      <w:start w:val="1"/>
      <w:numFmt w:val="bullet"/>
      <w:lvlText w:val="■"/>
      <w:lvlJc w:val="left"/>
      <w:pPr>
        <w:tabs>
          <w:tab w:val="num" w:pos="5760"/>
        </w:tabs>
        <w:ind w:left="5760" w:hanging="360"/>
      </w:pPr>
      <w:rPr>
        <w:rFonts w:hint="default" w:ascii="Franklin Gothic Book" w:hAnsi="Franklin Gothic Book"/>
      </w:rPr>
    </w:lvl>
    <w:lvl w:ilvl="8" w:tplc="C9E60AE0" w:tentative="1">
      <w:start w:val="1"/>
      <w:numFmt w:val="bullet"/>
      <w:lvlText w:val="■"/>
      <w:lvlJc w:val="left"/>
      <w:pPr>
        <w:tabs>
          <w:tab w:val="num" w:pos="6480"/>
        </w:tabs>
        <w:ind w:left="6480" w:hanging="360"/>
      </w:pPr>
      <w:rPr>
        <w:rFonts w:hint="default" w:ascii="Franklin Gothic Book" w:hAnsi="Franklin Gothic Book"/>
      </w:rPr>
    </w:lvl>
  </w:abstractNum>
  <w:abstractNum w:abstractNumId="20" w15:restartNumberingAfterBreak="0">
    <w:nsid w:val="20407D61"/>
    <w:multiLevelType w:val="multilevel"/>
    <w:tmpl w:val="965A94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218646E5"/>
    <w:multiLevelType w:val="hybridMultilevel"/>
    <w:tmpl w:val="9EF83A2E"/>
    <w:lvl w:ilvl="0" w:tplc="F7B0BB8C">
      <w:start w:val="1"/>
      <w:numFmt w:val="bullet"/>
      <w:lvlText w:val="-"/>
      <w:lvlJc w:val="left"/>
      <w:pPr>
        <w:ind w:left="720" w:hanging="360"/>
      </w:pPr>
      <w:rPr>
        <w:rFonts w:hint="default" w:ascii="Constantia" w:hAnsi="Constantia" w:eastAsiaTheme="minorHAnsi"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2" w15:restartNumberingAfterBreak="0">
    <w:nsid w:val="25184F23"/>
    <w:multiLevelType w:val="hybridMultilevel"/>
    <w:tmpl w:val="888870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6670CD2"/>
    <w:multiLevelType w:val="hybridMultilevel"/>
    <w:tmpl w:val="FFFFFFFF"/>
    <w:lvl w:ilvl="0" w:tplc="E8128984">
      <w:start w:val="1"/>
      <w:numFmt w:val="decimal"/>
      <w:lvlText w:val="%1."/>
      <w:lvlJc w:val="left"/>
      <w:pPr>
        <w:ind w:left="720" w:hanging="360"/>
      </w:pPr>
    </w:lvl>
    <w:lvl w:ilvl="1" w:tplc="F0B4BF9E">
      <w:start w:val="1"/>
      <w:numFmt w:val="lowerLetter"/>
      <w:lvlText w:val="%2."/>
      <w:lvlJc w:val="left"/>
      <w:pPr>
        <w:ind w:left="1440" w:hanging="360"/>
      </w:pPr>
    </w:lvl>
    <w:lvl w:ilvl="2" w:tplc="A34E7D9E">
      <w:start w:val="1"/>
      <w:numFmt w:val="lowerRoman"/>
      <w:lvlText w:val="%3."/>
      <w:lvlJc w:val="right"/>
      <w:pPr>
        <w:ind w:left="2160" w:hanging="180"/>
      </w:pPr>
    </w:lvl>
    <w:lvl w:ilvl="3" w:tplc="8DC4448A">
      <w:start w:val="1"/>
      <w:numFmt w:val="decimal"/>
      <w:lvlText w:val="%4."/>
      <w:lvlJc w:val="left"/>
      <w:pPr>
        <w:ind w:left="2880" w:hanging="360"/>
      </w:pPr>
    </w:lvl>
    <w:lvl w:ilvl="4" w:tplc="F738ACBE">
      <w:start w:val="1"/>
      <w:numFmt w:val="lowerLetter"/>
      <w:lvlText w:val="%5."/>
      <w:lvlJc w:val="left"/>
      <w:pPr>
        <w:ind w:left="3600" w:hanging="360"/>
      </w:pPr>
    </w:lvl>
    <w:lvl w:ilvl="5" w:tplc="77AEE3CA">
      <w:start w:val="1"/>
      <w:numFmt w:val="lowerRoman"/>
      <w:lvlText w:val="%6."/>
      <w:lvlJc w:val="right"/>
      <w:pPr>
        <w:ind w:left="4320" w:hanging="180"/>
      </w:pPr>
    </w:lvl>
    <w:lvl w:ilvl="6" w:tplc="3A5C49B2">
      <w:start w:val="1"/>
      <w:numFmt w:val="decimal"/>
      <w:lvlText w:val="%7."/>
      <w:lvlJc w:val="left"/>
      <w:pPr>
        <w:ind w:left="5040" w:hanging="360"/>
      </w:pPr>
    </w:lvl>
    <w:lvl w:ilvl="7" w:tplc="89B8C314">
      <w:start w:val="1"/>
      <w:numFmt w:val="lowerLetter"/>
      <w:lvlText w:val="%8."/>
      <w:lvlJc w:val="left"/>
      <w:pPr>
        <w:ind w:left="5760" w:hanging="360"/>
      </w:pPr>
    </w:lvl>
    <w:lvl w:ilvl="8" w:tplc="8868736E">
      <w:start w:val="1"/>
      <w:numFmt w:val="lowerRoman"/>
      <w:lvlText w:val="%9."/>
      <w:lvlJc w:val="right"/>
      <w:pPr>
        <w:ind w:left="6480" w:hanging="180"/>
      </w:pPr>
    </w:lvl>
  </w:abstractNum>
  <w:abstractNum w:abstractNumId="24" w15:restartNumberingAfterBreak="0">
    <w:nsid w:val="2FA21D42"/>
    <w:multiLevelType w:val="hybridMultilevel"/>
    <w:tmpl w:val="CEA631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142CF61"/>
    <w:multiLevelType w:val="hybridMultilevel"/>
    <w:tmpl w:val="FFFFFFFF"/>
    <w:lvl w:ilvl="0" w:tplc="7CF0A414">
      <w:start w:val="1"/>
      <w:numFmt w:val="bullet"/>
      <w:lvlText w:val=""/>
      <w:lvlJc w:val="left"/>
      <w:pPr>
        <w:ind w:left="360" w:hanging="360"/>
      </w:pPr>
      <w:rPr>
        <w:rFonts w:hint="default" w:ascii="Symbol" w:hAnsi="Symbol"/>
      </w:rPr>
    </w:lvl>
    <w:lvl w:ilvl="1" w:tplc="277E6880">
      <w:start w:val="1"/>
      <w:numFmt w:val="bullet"/>
      <w:lvlText w:val="o"/>
      <w:lvlJc w:val="left"/>
      <w:pPr>
        <w:ind w:left="1440" w:hanging="360"/>
      </w:pPr>
      <w:rPr>
        <w:rFonts w:hint="default" w:ascii="Courier New" w:hAnsi="Courier New"/>
      </w:rPr>
    </w:lvl>
    <w:lvl w:ilvl="2" w:tplc="6434BC10">
      <w:start w:val="1"/>
      <w:numFmt w:val="bullet"/>
      <w:lvlText w:val=""/>
      <w:lvlJc w:val="left"/>
      <w:pPr>
        <w:ind w:left="2160" w:hanging="360"/>
      </w:pPr>
      <w:rPr>
        <w:rFonts w:hint="default" w:ascii="Wingdings" w:hAnsi="Wingdings"/>
      </w:rPr>
    </w:lvl>
    <w:lvl w:ilvl="3" w:tplc="2BD88C0E">
      <w:start w:val="1"/>
      <w:numFmt w:val="bullet"/>
      <w:lvlText w:val=""/>
      <w:lvlJc w:val="left"/>
      <w:pPr>
        <w:ind w:left="2880" w:hanging="360"/>
      </w:pPr>
      <w:rPr>
        <w:rFonts w:hint="default" w:ascii="Symbol" w:hAnsi="Symbol"/>
      </w:rPr>
    </w:lvl>
    <w:lvl w:ilvl="4" w:tplc="9236CE6A">
      <w:start w:val="1"/>
      <w:numFmt w:val="bullet"/>
      <w:lvlText w:val="o"/>
      <w:lvlJc w:val="left"/>
      <w:pPr>
        <w:ind w:left="3600" w:hanging="360"/>
      </w:pPr>
      <w:rPr>
        <w:rFonts w:hint="default" w:ascii="Courier New" w:hAnsi="Courier New"/>
      </w:rPr>
    </w:lvl>
    <w:lvl w:ilvl="5" w:tplc="4DECDD24">
      <w:start w:val="1"/>
      <w:numFmt w:val="bullet"/>
      <w:lvlText w:val=""/>
      <w:lvlJc w:val="left"/>
      <w:pPr>
        <w:ind w:left="4320" w:hanging="360"/>
      </w:pPr>
      <w:rPr>
        <w:rFonts w:hint="default" w:ascii="Wingdings" w:hAnsi="Wingdings"/>
      </w:rPr>
    </w:lvl>
    <w:lvl w:ilvl="6" w:tplc="509CF6C4">
      <w:start w:val="1"/>
      <w:numFmt w:val="bullet"/>
      <w:lvlText w:val=""/>
      <w:lvlJc w:val="left"/>
      <w:pPr>
        <w:ind w:left="5040" w:hanging="360"/>
      </w:pPr>
      <w:rPr>
        <w:rFonts w:hint="default" w:ascii="Symbol" w:hAnsi="Symbol"/>
      </w:rPr>
    </w:lvl>
    <w:lvl w:ilvl="7" w:tplc="514089A0">
      <w:start w:val="1"/>
      <w:numFmt w:val="bullet"/>
      <w:lvlText w:val="o"/>
      <w:lvlJc w:val="left"/>
      <w:pPr>
        <w:ind w:left="5760" w:hanging="360"/>
      </w:pPr>
      <w:rPr>
        <w:rFonts w:hint="default" w:ascii="Courier New" w:hAnsi="Courier New"/>
      </w:rPr>
    </w:lvl>
    <w:lvl w:ilvl="8" w:tplc="5DAACC64">
      <w:start w:val="1"/>
      <w:numFmt w:val="bullet"/>
      <w:lvlText w:val=""/>
      <w:lvlJc w:val="left"/>
      <w:pPr>
        <w:ind w:left="6480" w:hanging="360"/>
      </w:pPr>
      <w:rPr>
        <w:rFonts w:hint="default" w:ascii="Wingdings" w:hAnsi="Wingdings"/>
      </w:rPr>
    </w:lvl>
  </w:abstractNum>
  <w:abstractNum w:abstractNumId="26" w15:restartNumberingAfterBreak="0">
    <w:nsid w:val="33034706"/>
    <w:multiLevelType w:val="multilevel"/>
    <w:tmpl w:val="088650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33B2BA6F"/>
    <w:multiLevelType w:val="hybridMultilevel"/>
    <w:tmpl w:val="FFFFFFFF"/>
    <w:lvl w:ilvl="0" w:tplc="5BBA4D14">
      <w:start w:val="1"/>
      <w:numFmt w:val="bullet"/>
      <w:lvlText w:val=""/>
      <w:lvlJc w:val="left"/>
      <w:pPr>
        <w:ind w:left="360" w:hanging="360"/>
      </w:pPr>
      <w:rPr>
        <w:rFonts w:hint="default" w:ascii="Symbol" w:hAnsi="Symbol"/>
      </w:rPr>
    </w:lvl>
    <w:lvl w:ilvl="1" w:tplc="848084E6">
      <w:start w:val="1"/>
      <w:numFmt w:val="bullet"/>
      <w:lvlText w:val="o"/>
      <w:lvlJc w:val="left"/>
      <w:pPr>
        <w:ind w:left="1440" w:hanging="360"/>
      </w:pPr>
      <w:rPr>
        <w:rFonts w:hint="default" w:ascii="Courier New" w:hAnsi="Courier New"/>
      </w:rPr>
    </w:lvl>
    <w:lvl w:ilvl="2" w:tplc="E6281D0A">
      <w:start w:val="1"/>
      <w:numFmt w:val="bullet"/>
      <w:lvlText w:val=""/>
      <w:lvlJc w:val="left"/>
      <w:pPr>
        <w:ind w:left="2160" w:hanging="360"/>
      </w:pPr>
      <w:rPr>
        <w:rFonts w:hint="default" w:ascii="Wingdings" w:hAnsi="Wingdings"/>
      </w:rPr>
    </w:lvl>
    <w:lvl w:ilvl="3" w:tplc="4C5482AA">
      <w:start w:val="1"/>
      <w:numFmt w:val="bullet"/>
      <w:lvlText w:val=""/>
      <w:lvlJc w:val="left"/>
      <w:pPr>
        <w:ind w:left="2880" w:hanging="360"/>
      </w:pPr>
      <w:rPr>
        <w:rFonts w:hint="default" w:ascii="Symbol" w:hAnsi="Symbol"/>
      </w:rPr>
    </w:lvl>
    <w:lvl w:ilvl="4" w:tplc="13AC0FFE">
      <w:start w:val="1"/>
      <w:numFmt w:val="bullet"/>
      <w:lvlText w:val="o"/>
      <w:lvlJc w:val="left"/>
      <w:pPr>
        <w:ind w:left="3600" w:hanging="360"/>
      </w:pPr>
      <w:rPr>
        <w:rFonts w:hint="default" w:ascii="Courier New" w:hAnsi="Courier New"/>
      </w:rPr>
    </w:lvl>
    <w:lvl w:ilvl="5" w:tplc="E66666BA">
      <w:start w:val="1"/>
      <w:numFmt w:val="bullet"/>
      <w:lvlText w:val=""/>
      <w:lvlJc w:val="left"/>
      <w:pPr>
        <w:ind w:left="4320" w:hanging="360"/>
      </w:pPr>
      <w:rPr>
        <w:rFonts w:hint="default" w:ascii="Wingdings" w:hAnsi="Wingdings"/>
      </w:rPr>
    </w:lvl>
    <w:lvl w:ilvl="6" w:tplc="6B8A29A2">
      <w:start w:val="1"/>
      <w:numFmt w:val="bullet"/>
      <w:lvlText w:val=""/>
      <w:lvlJc w:val="left"/>
      <w:pPr>
        <w:ind w:left="5040" w:hanging="360"/>
      </w:pPr>
      <w:rPr>
        <w:rFonts w:hint="default" w:ascii="Symbol" w:hAnsi="Symbol"/>
      </w:rPr>
    </w:lvl>
    <w:lvl w:ilvl="7" w:tplc="A5565ED6">
      <w:start w:val="1"/>
      <w:numFmt w:val="bullet"/>
      <w:lvlText w:val="o"/>
      <w:lvlJc w:val="left"/>
      <w:pPr>
        <w:ind w:left="5760" w:hanging="360"/>
      </w:pPr>
      <w:rPr>
        <w:rFonts w:hint="default" w:ascii="Courier New" w:hAnsi="Courier New"/>
      </w:rPr>
    </w:lvl>
    <w:lvl w:ilvl="8" w:tplc="A79212AE">
      <w:start w:val="1"/>
      <w:numFmt w:val="bullet"/>
      <w:lvlText w:val=""/>
      <w:lvlJc w:val="left"/>
      <w:pPr>
        <w:ind w:left="6480" w:hanging="360"/>
      </w:pPr>
      <w:rPr>
        <w:rFonts w:hint="default" w:ascii="Wingdings" w:hAnsi="Wingdings"/>
      </w:rPr>
    </w:lvl>
  </w:abstractNum>
  <w:abstractNum w:abstractNumId="28" w15:restartNumberingAfterBreak="0">
    <w:nsid w:val="372F4621"/>
    <w:multiLevelType w:val="hybridMultilevel"/>
    <w:tmpl w:val="A83C9816"/>
    <w:lvl w:ilvl="0" w:tplc="292600E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74210E6"/>
    <w:multiLevelType w:val="multilevel"/>
    <w:tmpl w:val="0346CB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378F29BF"/>
    <w:multiLevelType w:val="hybridMultilevel"/>
    <w:tmpl w:val="8DF4588C"/>
    <w:lvl w:ilvl="0" w:tplc="13B8E764">
      <w:start w:val="2"/>
      <w:numFmt w:val="bullet"/>
      <w:lvlText w:val="-"/>
      <w:lvlJc w:val="left"/>
      <w:pPr>
        <w:ind w:left="720" w:hanging="360"/>
      </w:pPr>
      <w:rPr>
        <w:rFonts w:hint="default" w:ascii="Constantia" w:hAnsi="Constantia" w:eastAsiaTheme="minorHAnsi"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1" w15:restartNumberingAfterBreak="0">
    <w:nsid w:val="38F55E08"/>
    <w:multiLevelType w:val="hybridMultilevel"/>
    <w:tmpl w:val="4C5606F8"/>
    <w:lvl w:ilvl="0" w:tplc="C6566404">
      <w:start w:val="1"/>
      <w:numFmt w:val="decimal"/>
      <w:lvlText w:val="%1."/>
      <w:lvlJc w:val="left"/>
      <w:pPr>
        <w:ind w:left="720" w:hanging="360"/>
      </w:pPr>
      <w:rPr>
        <w:rFonts w:hint="default"/>
        <w:color w:val="004F5B" w:themeColor="accent1" w:themeShade="7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B61321F"/>
    <w:multiLevelType w:val="multilevel"/>
    <w:tmpl w:val="010689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3F961FD0"/>
    <w:multiLevelType w:val="hybridMultilevel"/>
    <w:tmpl w:val="6B08AE2A"/>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15:restartNumberingAfterBreak="0">
    <w:nsid w:val="403859FB"/>
    <w:multiLevelType w:val="hybridMultilevel"/>
    <w:tmpl w:val="6F3002B4"/>
    <w:lvl w:ilvl="0" w:tplc="28AE068C">
      <w:start w:val="1"/>
      <w:numFmt w:val="decimal"/>
      <w:lvlText w:val="%1."/>
      <w:lvlJc w:val="left"/>
      <w:pPr>
        <w:ind w:left="720" w:hanging="360"/>
      </w:pPr>
      <w:rPr>
        <w:rFonts w:hint="default"/>
        <w:color w:val="004F5B" w:themeColor="accent1" w:themeShade="7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10E01C1"/>
    <w:multiLevelType w:val="multilevel"/>
    <w:tmpl w:val="0C9643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44AB1C53"/>
    <w:multiLevelType w:val="hybridMultilevel"/>
    <w:tmpl w:val="0CEABAE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460C6F5A"/>
    <w:multiLevelType w:val="multilevel"/>
    <w:tmpl w:val="5BEE32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D236C98"/>
    <w:multiLevelType w:val="hybridMultilevel"/>
    <w:tmpl w:val="CC3E0226"/>
    <w:lvl w:ilvl="0" w:tplc="292600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5492B01"/>
    <w:multiLevelType w:val="hybridMultilevel"/>
    <w:tmpl w:val="16922940"/>
    <w:lvl w:ilvl="0" w:tplc="292600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7133560"/>
    <w:multiLevelType w:val="hybridMultilevel"/>
    <w:tmpl w:val="953832DE"/>
    <w:lvl w:ilvl="0" w:tplc="90B861E8">
      <w:start w:val="1"/>
      <w:numFmt w:val="decimal"/>
      <w:lvlText w:val="%1."/>
      <w:lvlJc w:val="left"/>
      <w:pPr>
        <w:ind w:left="720" w:hanging="360"/>
      </w:pPr>
      <w:rPr>
        <w:rFonts w:hint="default"/>
        <w:color w:val="595959" w:themeColor="text1" w:themeTint="A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9E579DD"/>
    <w:multiLevelType w:val="multilevel"/>
    <w:tmpl w:val="CD96B1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5C13021A"/>
    <w:multiLevelType w:val="hybridMultilevel"/>
    <w:tmpl w:val="65DE76A6"/>
    <w:lvl w:ilvl="0" w:tplc="292600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C654D2E"/>
    <w:multiLevelType w:val="multilevel"/>
    <w:tmpl w:val="56A0B0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60D80963"/>
    <w:multiLevelType w:val="multilevel"/>
    <w:tmpl w:val="7BD04C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685C61BD"/>
    <w:multiLevelType w:val="multilevel"/>
    <w:tmpl w:val="CAEA0C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6A6379D0"/>
    <w:multiLevelType w:val="hybridMultilevel"/>
    <w:tmpl w:val="FFFFFFFF"/>
    <w:lvl w:ilvl="0" w:tplc="26F031FC">
      <w:start w:val="1"/>
      <w:numFmt w:val="bullet"/>
      <w:lvlText w:val=""/>
      <w:lvlJc w:val="left"/>
      <w:pPr>
        <w:ind w:left="360" w:hanging="360"/>
      </w:pPr>
      <w:rPr>
        <w:rFonts w:hint="default" w:ascii="Symbol" w:hAnsi="Symbol"/>
      </w:rPr>
    </w:lvl>
    <w:lvl w:ilvl="1" w:tplc="F92242B8">
      <w:start w:val="1"/>
      <w:numFmt w:val="bullet"/>
      <w:lvlText w:val="o"/>
      <w:lvlJc w:val="left"/>
      <w:pPr>
        <w:ind w:left="1440" w:hanging="360"/>
      </w:pPr>
      <w:rPr>
        <w:rFonts w:hint="default" w:ascii="Courier New" w:hAnsi="Courier New"/>
      </w:rPr>
    </w:lvl>
    <w:lvl w:ilvl="2" w:tplc="DF30C1F0">
      <w:start w:val="1"/>
      <w:numFmt w:val="bullet"/>
      <w:lvlText w:val=""/>
      <w:lvlJc w:val="left"/>
      <w:pPr>
        <w:ind w:left="2160" w:hanging="360"/>
      </w:pPr>
      <w:rPr>
        <w:rFonts w:hint="default" w:ascii="Wingdings" w:hAnsi="Wingdings"/>
      </w:rPr>
    </w:lvl>
    <w:lvl w:ilvl="3" w:tplc="CAAE02D0">
      <w:start w:val="1"/>
      <w:numFmt w:val="bullet"/>
      <w:lvlText w:val=""/>
      <w:lvlJc w:val="left"/>
      <w:pPr>
        <w:ind w:left="2880" w:hanging="360"/>
      </w:pPr>
      <w:rPr>
        <w:rFonts w:hint="default" w:ascii="Symbol" w:hAnsi="Symbol"/>
      </w:rPr>
    </w:lvl>
    <w:lvl w:ilvl="4" w:tplc="4C90B260">
      <w:start w:val="1"/>
      <w:numFmt w:val="bullet"/>
      <w:lvlText w:val="o"/>
      <w:lvlJc w:val="left"/>
      <w:pPr>
        <w:ind w:left="3600" w:hanging="360"/>
      </w:pPr>
      <w:rPr>
        <w:rFonts w:hint="default" w:ascii="Courier New" w:hAnsi="Courier New"/>
      </w:rPr>
    </w:lvl>
    <w:lvl w:ilvl="5" w:tplc="C180E7F0">
      <w:start w:val="1"/>
      <w:numFmt w:val="bullet"/>
      <w:lvlText w:val=""/>
      <w:lvlJc w:val="left"/>
      <w:pPr>
        <w:ind w:left="4320" w:hanging="360"/>
      </w:pPr>
      <w:rPr>
        <w:rFonts w:hint="default" w:ascii="Wingdings" w:hAnsi="Wingdings"/>
      </w:rPr>
    </w:lvl>
    <w:lvl w:ilvl="6" w:tplc="9546039A">
      <w:start w:val="1"/>
      <w:numFmt w:val="bullet"/>
      <w:lvlText w:val=""/>
      <w:lvlJc w:val="left"/>
      <w:pPr>
        <w:ind w:left="5040" w:hanging="360"/>
      </w:pPr>
      <w:rPr>
        <w:rFonts w:hint="default" w:ascii="Symbol" w:hAnsi="Symbol"/>
      </w:rPr>
    </w:lvl>
    <w:lvl w:ilvl="7" w:tplc="A0CE992E">
      <w:start w:val="1"/>
      <w:numFmt w:val="bullet"/>
      <w:lvlText w:val="o"/>
      <w:lvlJc w:val="left"/>
      <w:pPr>
        <w:ind w:left="5760" w:hanging="360"/>
      </w:pPr>
      <w:rPr>
        <w:rFonts w:hint="default" w:ascii="Courier New" w:hAnsi="Courier New"/>
      </w:rPr>
    </w:lvl>
    <w:lvl w:ilvl="8" w:tplc="1A105FBE">
      <w:start w:val="1"/>
      <w:numFmt w:val="bullet"/>
      <w:lvlText w:val=""/>
      <w:lvlJc w:val="left"/>
      <w:pPr>
        <w:ind w:left="6480" w:hanging="360"/>
      </w:pPr>
      <w:rPr>
        <w:rFonts w:hint="default" w:ascii="Wingdings" w:hAnsi="Wingdings"/>
      </w:rPr>
    </w:lvl>
  </w:abstractNum>
  <w:abstractNum w:abstractNumId="48" w15:restartNumberingAfterBreak="0">
    <w:nsid w:val="6BF329D1"/>
    <w:multiLevelType w:val="hybridMultilevel"/>
    <w:tmpl w:val="E984F1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20D2622"/>
    <w:multiLevelType w:val="hybridMultilevel"/>
    <w:tmpl w:val="647659E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0" w15:restartNumberingAfterBreak="0">
    <w:nsid w:val="726F12B4"/>
    <w:multiLevelType w:val="hybridMultilevel"/>
    <w:tmpl w:val="FFFFFFFF"/>
    <w:lvl w:ilvl="0" w:tplc="54468A5A">
      <w:start w:val="1"/>
      <w:numFmt w:val="decimal"/>
      <w:lvlText w:val="%1."/>
      <w:lvlJc w:val="left"/>
      <w:pPr>
        <w:ind w:left="720" w:hanging="360"/>
      </w:pPr>
    </w:lvl>
    <w:lvl w:ilvl="1" w:tplc="2014F382">
      <w:start w:val="1"/>
      <w:numFmt w:val="lowerLetter"/>
      <w:lvlText w:val="%2."/>
      <w:lvlJc w:val="left"/>
      <w:pPr>
        <w:ind w:left="1440" w:hanging="360"/>
      </w:pPr>
    </w:lvl>
    <w:lvl w:ilvl="2" w:tplc="74848FB2">
      <w:start w:val="1"/>
      <w:numFmt w:val="lowerRoman"/>
      <w:lvlText w:val="%3."/>
      <w:lvlJc w:val="right"/>
      <w:pPr>
        <w:ind w:left="2160" w:hanging="180"/>
      </w:pPr>
    </w:lvl>
    <w:lvl w:ilvl="3" w:tplc="17020640">
      <w:start w:val="1"/>
      <w:numFmt w:val="decimal"/>
      <w:lvlText w:val="%4."/>
      <w:lvlJc w:val="left"/>
      <w:pPr>
        <w:ind w:left="2880" w:hanging="360"/>
      </w:pPr>
    </w:lvl>
    <w:lvl w:ilvl="4" w:tplc="24E6183A">
      <w:start w:val="1"/>
      <w:numFmt w:val="lowerLetter"/>
      <w:lvlText w:val="%5."/>
      <w:lvlJc w:val="left"/>
      <w:pPr>
        <w:ind w:left="3600" w:hanging="360"/>
      </w:pPr>
    </w:lvl>
    <w:lvl w:ilvl="5" w:tplc="AE4E7172">
      <w:start w:val="1"/>
      <w:numFmt w:val="lowerRoman"/>
      <w:lvlText w:val="%6."/>
      <w:lvlJc w:val="right"/>
      <w:pPr>
        <w:ind w:left="4320" w:hanging="180"/>
      </w:pPr>
    </w:lvl>
    <w:lvl w:ilvl="6" w:tplc="B462B282">
      <w:start w:val="1"/>
      <w:numFmt w:val="decimal"/>
      <w:lvlText w:val="%7."/>
      <w:lvlJc w:val="left"/>
      <w:pPr>
        <w:ind w:left="5040" w:hanging="360"/>
      </w:pPr>
    </w:lvl>
    <w:lvl w:ilvl="7" w:tplc="96E09F50">
      <w:start w:val="1"/>
      <w:numFmt w:val="lowerLetter"/>
      <w:lvlText w:val="%8."/>
      <w:lvlJc w:val="left"/>
      <w:pPr>
        <w:ind w:left="5760" w:hanging="360"/>
      </w:pPr>
    </w:lvl>
    <w:lvl w:ilvl="8" w:tplc="5A527FBA">
      <w:start w:val="1"/>
      <w:numFmt w:val="lowerRoman"/>
      <w:lvlText w:val="%9."/>
      <w:lvlJc w:val="right"/>
      <w:pPr>
        <w:ind w:left="6480" w:hanging="180"/>
      </w:pPr>
    </w:lvl>
  </w:abstractNum>
  <w:abstractNum w:abstractNumId="51" w15:restartNumberingAfterBreak="0">
    <w:nsid w:val="74F2E6CD"/>
    <w:multiLevelType w:val="hybridMultilevel"/>
    <w:tmpl w:val="D8F8552C"/>
    <w:lvl w:ilvl="0" w:tplc="E7D2135A">
      <w:start w:val="1"/>
      <w:numFmt w:val="bullet"/>
      <w:lvlText w:val=""/>
      <w:lvlJc w:val="left"/>
      <w:pPr>
        <w:ind w:left="720" w:hanging="360"/>
      </w:pPr>
      <w:rPr>
        <w:rFonts w:hint="default" w:ascii="Symbol" w:hAnsi="Symbol"/>
      </w:rPr>
    </w:lvl>
    <w:lvl w:ilvl="1" w:tplc="A8787E64">
      <w:start w:val="1"/>
      <w:numFmt w:val="bullet"/>
      <w:lvlText w:val="o"/>
      <w:lvlJc w:val="left"/>
      <w:pPr>
        <w:ind w:left="1440" w:hanging="360"/>
      </w:pPr>
      <w:rPr>
        <w:rFonts w:hint="default" w:ascii="Courier New" w:hAnsi="Courier New"/>
      </w:rPr>
    </w:lvl>
    <w:lvl w:ilvl="2" w:tplc="2A2AE548">
      <w:start w:val="1"/>
      <w:numFmt w:val="bullet"/>
      <w:lvlText w:val=""/>
      <w:lvlJc w:val="left"/>
      <w:pPr>
        <w:ind w:left="2160" w:hanging="360"/>
      </w:pPr>
      <w:rPr>
        <w:rFonts w:hint="default" w:ascii="Wingdings" w:hAnsi="Wingdings"/>
      </w:rPr>
    </w:lvl>
    <w:lvl w:ilvl="3" w:tplc="7756ABC6">
      <w:start w:val="1"/>
      <w:numFmt w:val="bullet"/>
      <w:lvlText w:val=""/>
      <w:lvlJc w:val="left"/>
      <w:pPr>
        <w:ind w:left="2880" w:hanging="360"/>
      </w:pPr>
      <w:rPr>
        <w:rFonts w:hint="default" w:ascii="Symbol" w:hAnsi="Symbol"/>
      </w:rPr>
    </w:lvl>
    <w:lvl w:ilvl="4" w:tplc="4B52D80E">
      <w:start w:val="1"/>
      <w:numFmt w:val="bullet"/>
      <w:lvlText w:val="o"/>
      <w:lvlJc w:val="left"/>
      <w:pPr>
        <w:ind w:left="3600" w:hanging="360"/>
      </w:pPr>
      <w:rPr>
        <w:rFonts w:hint="default" w:ascii="Courier New" w:hAnsi="Courier New"/>
      </w:rPr>
    </w:lvl>
    <w:lvl w:ilvl="5" w:tplc="21E2559C">
      <w:start w:val="1"/>
      <w:numFmt w:val="bullet"/>
      <w:lvlText w:val=""/>
      <w:lvlJc w:val="left"/>
      <w:pPr>
        <w:ind w:left="4320" w:hanging="360"/>
      </w:pPr>
      <w:rPr>
        <w:rFonts w:hint="default" w:ascii="Wingdings" w:hAnsi="Wingdings"/>
      </w:rPr>
    </w:lvl>
    <w:lvl w:ilvl="6" w:tplc="941C5EF0">
      <w:start w:val="1"/>
      <w:numFmt w:val="bullet"/>
      <w:lvlText w:val=""/>
      <w:lvlJc w:val="left"/>
      <w:pPr>
        <w:ind w:left="5040" w:hanging="360"/>
      </w:pPr>
      <w:rPr>
        <w:rFonts w:hint="default" w:ascii="Symbol" w:hAnsi="Symbol"/>
      </w:rPr>
    </w:lvl>
    <w:lvl w:ilvl="7" w:tplc="72FA6908">
      <w:start w:val="1"/>
      <w:numFmt w:val="bullet"/>
      <w:lvlText w:val="o"/>
      <w:lvlJc w:val="left"/>
      <w:pPr>
        <w:ind w:left="5760" w:hanging="360"/>
      </w:pPr>
      <w:rPr>
        <w:rFonts w:hint="default" w:ascii="Courier New" w:hAnsi="Courier New"/>
      </w:rPr>
    </w:lvl>
    <w:lvl w:ilvl="8" w:tplc="DB004538">
      <w:start w:val="1"/>
      <w:numFmt w:val="bullet"/>
      <w:lvlText w:val=""/>
      <w:lvlJc w:val="left"/>
      <w:pPr>
        <w:ind w:left="6480" w:hanging="360"/>
      </w:pPr>
      <w:rPr>
        <w:rFonts w:hint="default" w:ascii="Wingdings" w:hAnsi="Wingdings"/>
      </w:rPr>
    </w:lvl>
  </w:abstractNum>
  <w:abstractNum w:abstractNumId="52" w15:restartNumberingAfterBreak="0">
    <w:nsid w:val="77095AEA"/>
    <w:multiLevelType w:val="hybridMultilevel"/>
    <w:tmpl w:val="2586CFB0"/>
    <w:lvl w:ilvl="0" w:tplc="18887E92">
      <w:start w:val="1"/>
      <w:numFmt w:val="bullet"/>
      <w:lvlText w:val="■"/>
      <w:lvlJc w:val="left"/>
      <w:pPr>
        <w:tabs>
          <w:tab w:val="num" w:pos="720"/>
        </w:tabs>
        <w:ind w:left="720" w:hanging="360"/>
      </w:pPr>
      <w:rPr>
        <w:rFonts w:hint="default" w:ascii="Franklin Gothic Book" w:hAnsi="Franklin Gothic Book"/>
      </w:rPr>
    </w:lvl>
    <w:lvl w:ilvl="1" w:tplc="41023A54" w:tentative="1">
      <w:start w:val="1"/>
      <w:numFmt w:val="bullet"/>
      <w:lvlText w:val="■"/>
      <w:lvlJc w:val="left"/>
      <w:pPr>
        <w:tabs>
          <w:tab w:val="num" w:pos="1440"/>
        </w:tabs>
        <w:ind w:left="1440" w:hanging="360"/>
      </w:pPr>
      <w:rPr>
        <w:rFonts w:hint="default" w:ascii="Franklin Gothic Book" w:hAnsi="Franklin Gothic Book"/>
      </w:rPr>
    </w:lvl>
    <w:lvl w:ilvl="2" w:tplc="346EA7CE" w:tentative="1">
      <w:start w:val="1"/>
      <w:numFmt w:val="bullet"/>
      <w:lvlText w:val="■"/>
      <w:lvlJc w:val="left"/>
      <w:pPr>
        <w:tabs>
          <w:tab w:val="num" w:pos="2160"/>
        </w:tabs>
        <w:ind w:left="2160" w:hanging="360"/>
      </w:pPr>
      <w:rPr>
        <w:rFonts w:hint="default" w:ascii="Franklin Gothic Book" w:hAnsi="Franklin Gothic Book"/>
      </w:rPr>
    </w:lvl>
    <w:lvl w:ilvl="3" w:tplc="16B6B79E" w:tentative="1">
      <w:start w:val="1"/>
      <w:numFmt w:val="bullet"/>
      <w:lvlText w:val="■"/>
      <w:lvlJc w:val="left"/>
      <w:pPr>
        <w:tabs>
          <w:tab w:val="num" w:pos="2880"/>
        </w:tabs>
        <w:ind w:left="2880" w:hanging="360"/>
      </w:pPr>
      <w:rPr>
        <w:rFonts w:hint="default" w:ascii="Franklin Gothic Book" w:hAnsi="Franklin Gothic Book"/>
      </w:rPr>
    </w:lvl>
    <w:lvl w:ilvl="4" w:tplc="D95E6480" w:tentative="1">
      <w:start w:val="1"/>
      <w:numFmt w:val="bullet"/>
      <w:lvlText w:val="■"/>
      <w:lvlJc w:val="left"/>
      <w:pPr>
        <w:tabs>
          <w:tab w:val="num" w:pos="3600"/>
        </w:tabs>
        <w:ind w:left="3600" w:hanging="360"/>
      </w:pPr>
      <w:rPr>
        <w:rFonts w:hint="default" w:ascii="Franklin Gothic Book" w:hAnsi="Franklin Gothic Book"/>
      </w:rPr>
    </w:lvl>
    <w:lvl w:ilvl="5" w:tplc="0EA660EA" w:tentative="1">
      <w:start w:val="1"/>
      <w:numFmt w:val="bullet"/>
      <w:lvlText w:val="■"/>
      <w:lvlJc w:val="left"/>
      <w:pPr>
        <w:tabs>
          <w:tab w:val="num" w:pos="4320"/>
        </w:tabs>
        <w:ind w:left="4320" w:hanging="360"/>
      </w:pPr>
      <w:rPr>
        <w:rFonts w:hint="default" w:ascii="Franklin Gothic Book" w:hAnsi="Franklin Gothic Book"/>
      </w:rPr>
    </w:lvl>
    <w:lvl w:ilvl="6" w:tplc="65F4BD84" w:tentative="1">
      <w:start w:val="1"/>
      <w:numFmt w:val="bullet"/>
      <w:lvlText w:val="■"/>
      <w:lvlJc w:val="left"/>
      <w:pPr>
        <w:tabs>
          <w:tab w:val="num" w:pos="5040"/>
        </w:tabs>
        <w:ind w:left="5040" w:hanging="360"/>
      </w:pPr>
      <w:rPr>
        <w:rFonts w:hint="default" w:ascii="Franklin Gothic Book" w:hAnsi="Franklin Gothic Book"/>
      </w:rPr>
    </w:lvl>
    <w:lvl w:ilvl="7" w:tplc="1174D6E6" w:tentative="1">
      <w:start w:val="1"/>
      <w:numFmt w:val="bullet"/>
      <w:lvlText w:val="■"/>
      <w:lvlJc w:val="left"/>
      <w:pPr>
        <w:tabs>
          <w:tab w:val="num" w:pos="5760"/>
        </w:tabs>
        <w:ind w:left="5760" w:hanging="360"/>
      </w:pPr>
      <w:rPr>
        <w:rFonts w:hint="default" w:ascii="Franklin Gothic Book" w:hAnsi="Franklin Gothic Book"/>
      </w:rPr>
    </w:lvl>
    <w:lvl w:ilvl="8" w:tplc="AF94408C" w:tentative="1">
      <w:start w:val="1"/>
      <w:numFmt w:val="bullet"/>
      <w:lvlText w:val="■"/>
      <w:lvlJc w:val="left"/>
      <w:pPr>
        <w:tabs>
          <w:tab w:val="num" w:pos="6480"/>
        </w:tabs>
        <w:ind w:left="6480" w:hanging="360"/>
      </w:pPr>
      <w:rPr>
        <w:rFonts w:hint="default" w:ascii="Franklin Gothic Book" w:hAnsi="Franklin Gothic Book"/>
      </w:rPr>
    </w:lvl>
  </w:abstractNum>
  <w:abstractNum w:abstractNumId="53" w15:restartNumberingAfterBreak="0">
    <w:nsid w:val="7999315A"/>
    <w:multiLevelType w:val="hybridMultilevel"/>
    <w:tmpl w:val="0630DDFC"/>
    <w:lvl w:ilvl="0" w:tplc="F7B0BB8C">
      <w:start w:val="1"/>
      <w:numFmt w:val="bullet"/>
      <w:lvlText w:val="-"/>
      <w:lvlJc w:val="left"/>
      <w:pPr>
        <w:ind w:left="720" w:hanging="360"/>
      </w:pPr>
      <w:rPr>
        <w:rFonts w:hint="default" w:ascii="Constantia" w:hAnsi="Constantia" w:eastAsiaTheme="minorHAnsi"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4" w15:restartNumberingAfterBreak="0">
    <w:nsid w:val="7AF969F2"/>
    <w:multiLevelType w:val="hybridMultilevel"/>
    <w:tmpl w:val="FFFFFFFF"/>
    <w:lvl w:ilvl="0" w:tplc="B91AA00E">
      <w:start w:val="1"/>
      <w:numFmt w:val="bullet"/>
      <w:lvlText w:val=""/>
      <w:lvlJc w:val="left"/>
      <w:pPr>
        <w:ind w:left="360" w:hanging="360"/>
      </w:pPr>
      <w:rPr>
        <w:rFonts w:hint="default" w:ascii="Symbol" w:hAnsi="Symbol"/>
      </w:rPr>
    </w:lvl>
    <w:lvl w:ilvl="1" w:tplc="CCC2A238">
      <w:start w:val="1"/>
      <w:numFmt w:val="bullet"/>
      <w:lvlText w:val="o"/>
      <w:lvlJc w:val="left"/>
      <w:pPr>
        <w:ind w:left="1440" w:hanging="360"/>
      </w:pPr>
      <w:rPr>
        <w:rFonts w:hint="default" w:ascii="Courier New" w:hAnsi="Courier New"/>
      </w:rPr>
    </w:lvl>
    <w:lvl w:ilvl="2" w:tplc="DC683814">
      <w:start w:val="1"/>
      <w:numFmt w:val="bullet"/>
      <w:lvlText w:val=""/>
      <w:lvlJc w:val="left"/>
      <w:pPr>
        <w:ind w:left="2160" w:hanging="360"/>
      </w:pPr>
      <w:rPr>
        <w:rFonts w:hint="default" w:ascii="Wingdings" w:hAnsi="Wingdings"/>
      </w:rPr>
    </w:lvl>
    <w:lvl w:ilvl="3" w:tplc="DCB6C5E4">
      <w:start w:val="1"/>
      <w:numFmt w:val="bullet"/>
      <w:lvlText w:val=""/>
      <w:lvlJc w:val="left"/>
      <w:pPr>
        <w:ind w:left="2880" w:hanging="360"/>
      </w:pPr>
      <w:rPr>
        <w:rFonts w:hint="default" w:ascii="Symbol" w:hAnsi="Symbol"/>
      </w:rPr>
    </w:lvl>
    <w:lvl w:ilvl="4" w:tplc="424486EA">
      <w:start w:val="1"/>
      <w:numFmt w:val="bullet"/>
      <w:lvlText w:val="o"/>
      <w:lvlJc w:val="left"/>
      <w:pPr>
        <w:ind w:left="3600" w:hanging="360"/>
      </w:pPr>
      <w:rPr>
        <w:rFonts w:hint="default" w:ascii="Courier New" w:hAnsi="Courier New"/>
      </w:rPr>
    </w:lvl>
    <w:lvl w:ilvl="5" w:tplc="35FC7DA4">
      <w:start w:val="1"/>
      <w:numFmt w:val="bullet"/>
      <w:lvlText w:val=""/>
      <w:lvlJc w:val="left"/>
      <w:pPr>
        <w:ind w:left="4320" w:hanging="360"/>
      </w:pPr>
      <w:rPr>
        <w:rFonts w:hint="default" w:ascii="Wingdings" w:hAnsi="Wingdings"/>
      </w:rPr>
    </w:lvl>
    <w:lvl w:ilvl="6" w:tplc="67AA5ED6">
      <w:start w:val="1"/>
      <w:numFmt w:val="bullet"/>
      <w:lvlText w:val=""/>
      <w:lvlJc w:val="left"/>
      <w:pPr>
        <w:ind w:left="5040" w:hanging="360"/>
      </w:pPr>
      <w:rPr>
        <w:rFonts w:hint="default" w:ascii="Symbol" w:hAnsi="Symbol"/>
      </w:rPr>
    </w:lvl>
    <w:lvl w:ilvl="7" w:tplc="8B42CE12">
      <w:start w:val="1"/>
      <w:numFmt w:val="bullet"/>
      <w:lvlText w:val="o"/>
      <w:lvlJc w:val="left"/>
      <w:pPr>
        <w:ind w:left="5760" w:hanging="360"/>
      </w:pPr>
      <w:rPr>
        <w:rFonts w:hint="default" w:ascii="Courier New" w:hAnsi="Courier New"/>
      </w:rPr>
    </w:lvl>
    <w:lvl w:ilvl="8" w:tplc="489A9530">
      <w:start w:val="1"/>
      <w:numFmt w:val="bullet"/>
      <w:lvlText w:val=""/>
      <w:lvlJc w:val="left"/>
      <w:pPr>
        <w:ind w:left="6480" w:hanging="360"/>
      </w:pPr>
      <w:rPr>
        <w:rFonts w:hint="default" w:ascii="Wingdings" w:hAnsi="Wingdings"/>
      </w:rPr>
    </w:lvl>
  </w:abstractNum>
  <w:abstractNum w:abstractNumId="55" w15:restartNumberingAfterBreak="0">
    <w:nsid w:val="7DD53621"/>
    <w:multiLevelType w:val="hybridMultilevel"/>
    <w:tmpl w:val="FEBE5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E4E35F7"/>
    <w:multiLevelType w:val="hybridMultilevel"/>
    <w:tmpl w:val="FFFFFFFF"/>
    <w:lvl w:ilvl="0" w:tplc="42F04EA8">
      <w:start w:val="1"/>
      <w:numFmt w:val="bullet"/>
      <w:lvlText w:val=""/>
      <w:lvlJc w:val="left"/>
      <w:pPr>
        <w:ind w:left="360" w:hanging="360"/>
      </w:pPr>
      <w:rPr>
        <w:rFonts w:hint="default" w:ascii="Symbol" w:hAnsi="Symbol"/>
      </w:rPr>
    </w:lvl>
    <w:lvl w:ilvl="1" w:tplc="194244F2">
      <w:start w:val="1"/>
      <w:numFmt w:val="bullet"/>
      <w:lvlText w:val="o"/>
      <w:lvlJc w:val="left"/>
      <w:pPr>
        <w:ind w:left="1440" w:hanging="360"/>
      </w:pPr>
      <w:rPr>
        <w:rFonts w:hint="default" w:ascii="Courier New" w:hAnsi="Courier New"/>
      </w:rPr>
    </w:lvl>
    <w:lvl w:ilvl="2" w:tplc="65980896">
      <w:start w:val="1"/>
      <w:numFmt w:val="bullet"/>
      <w:lvlText w:val=""/>
      <w:lvlJc w:val="left"/>
      <w:pPr>
        <w:ind w:left="2160" w:hanging="360"/>
      </w:pPr>
      <w:rPr>
        <w:rFonts w:hint="default" w:ascii="Wingdings" w:hAnsi="Wingdings"/>
      </w:rPr>
    </w:lvl>
    <w:lvl w:ilvl="3" w:tplc="D9EA9844">
      <w:start w:val="1"/>
      <w:numFmt w:val="bullet"/>
      <w:lvlText w:val=""/>
      <w:lvlJc w:val="left"/>
      <w:pPr>
        <w:ind w:left="2880" w:hanging="360"/>
      </w:pPr>
      <w:rPr>
        <w:rFonts w:hint="default" w:ascii="Symbol" w:hAnsi="Symbol"/>
      </w:rPr>
    </w:lvl>
    <w:lvl w:ilvl="4" w:tplc="13A4F144">
      <w:start w:val="1"/>
      <w:numFmt w:val="bullet"/>
      <w:lvlText w:val="o"/>
      <w:lvlJc w:val="left"/>
      <w:pPr>
        <w:ind w:left="3600" w:hanging="360"/>
      </w:pPr>
      <w:rPr>
        <w:rFonts w:hint="default" w:ascii="Courier New" w:hAnsi="Courier New"/>
      </w:rPr>
    </w:lvl>
    <w:lvl w:ilvl="5" w:tplc="5F34ABC6">
      <w:start w:val="1"/>
      <w:numFmt w:val="bullet"/>
      <w:lvlText w:val=""/>
      <w:lvlJc w:val="left"/>
      <w:pPr>
        <w:ind w:left="4320" w:hanging="360"/>
      </w:pPr>
      <w:rPr>
        <w:rFonts w:hint="default" w:ascii="Wingdings" w:hAnsi="Wingdings"/>
      </w:rPr>
    </w:lvl>
    <w:lvl w:ilvl="6" w:tplc="378C4838">
      <w:start w:val="1"/>
      <w:numFmt w:val="bullet"/>
      <w:lvlText w:val=""/>
      <w:lvlJc w:val="left"/>
      <w:pPr>
        <w:ind w:left="5040" w:hanging="360"/>
      </w:pPr>
      <w:rPr>
        <w:rFonts w:hint="default" w:ascii="Symbol" w:hAnsi="Symbol"/>
      </w:rPr>
    </w:lvl>
    <w:lvl w:ilvl="7" w:tplc="DDD02344">
      <w:start w:val="1"/>
      <w:numFmt w:val="bullet"/>
      <w:lvlText w:val="o"/>
      <w:lvlJc w:val="left"/>
      <w:pPr>
        <w:ind w:left="5760" w:hanging="360"/>
      </w:pPr>
      <w:rPr>
        <w:rFonts w:hint="default" w:ascii="Courier New" w:hAnsi="Courier New"/>
      </w:rPr>
    </w:lvl>
    <w:lvl w:ilvl="8" w:tplc="60065718">
      <w:start w:val="1"/>
      <w:numFmt w:val="bullet"/>
      <w:lvlText w:val=""/>
      <w:lvlJc w:val="left"/>
      <w:pPr>
        <w:ind w:left="6480" w:hanging="360"/>
      </w:pPr>
      <w:rPr>
        <w:rFonts w:hint="default" w:ascii="Wingdings" w:hAnsi="Wingdings"/>
      </w:rPr>
    </w:lvl>
  </w:abstractNum>
  <w:num w:numId="1" w16cid:durableId="276718941">
    <w:abstractNumId w:val="9"/>
  </w:num>
  <w:num w:numId="2" w16cid:durableId="97722688">
    <w:abstractNumId w:val="8"/>
  </w:num>
  <w:num w:numId="3" w16cid:durableId="640692275">
    <w:abstractNumId w:val="8"/>
  </w:num>
  <w:num w:numId="4" w16cid:durableId="1534221457">
    <w:abstractNumId w:val="9"/>
  </w:num>
  <w:num w:numId="5" w16cid:durableId="1186793096">
    <w:abstractNumId w:val="38"/>
  </w:num>
  <w:num w:numId="6" w16cid:durableId="2027948770">
    <w:abstractNumId w:val="11"/>
  </w:num>
  <w:num w:numId="7" w16cid:durableId="1317567183">
    <w:abstractNumId w:val="13"/>
  </w:num>
  <w:num w:numId="8" w16cid:durableId="1851523262">
    <w:abstractNumId w:val="7"/>
  </w:num>
  <w:num w:numId="9" w16cid:durableId="688487553">
    <w:abstractNumId w:val="6"/>
  </w:num>
  <w:num w:numId="10" w16cid:durableId="360934289">
    <w:abstractNumId w:val="5"/>
  </w:num>
  <w:num w:numId="11" w16cid:durableId="1224218010">
    <w:abstractNumId w:val="4"/>
  </w:num>
  <w:num w:numId="12" w16cid:durableId="30963588">
    <w:abstractNumId w:val="3"/>
  </w:num>
  <w:num w:numId="13" w16cid:durableId="596868986">
    <w:abstractNumId w:val="2"/>
  </w:num>
  <w:num w:numId="14" w16cid:durableId="1770001395">
    <w:abstractNumId w:val="1"/>
  </w:num>
  <w:num w:numId="15" w16cid:durableId="2022660318">
    <w:abstractNumId w:val="0"/>
  </w:num>
  <w:num w:numId="16" w16cid:durableId="804929342">
    <w:abstractNumId w:val="29"/>
  </w:num>
  <w:num w:numId="17" w16cid:durableId="1844009738">
    <w:abstractNumId w:val="45"/>
  </w:num>
  <w:num w:numId="18" w16cid:durableId="1236089234">
    <w:abstractNumId w:val="35"/>
  </w:num>
  <w:num w:numId="19" w16cid:durableId="1391879488">
    <w:abstractNumId w:val="44"/>
  </w:num>
  <w:num w:numId="20" w16cid:durableId="505486947">
    <w:abstractNumId w:val="36"/>
  </w:num>
  <w:num w:numId="21" w16cid:durableId="1917208294">
    <w:abstractNumId w:val="42"/>
  </w:num>
  <w:num w:numId="22" w16cid:durableId="412704625">
    <w:abstractNumId w:val="15"/>
  </w:num>
  <w:num w:numId="23" w16cid:durableId="2122256929">
    <w:abstractNumId w:val="20"/>
  </w:num>
  <w:num w:numId="24" w16cid:durableId="1221288695">
    <w:abstractNumId w:val="17"/>
  </w:num>
  <w:num w:numId="25" w16cid:durableId="2087191614">
    <w:abstractNumId w:val="37"/>
  </w:num>
  <w:num w:numId="26" w16cid:durableId="1390807728">
    <w:abstractNumId w:val="46"/>
  </w:num>
  <w:num w:numId="27" w16cid:durableId="2119710566">
    <w:abstractNumId w:val="32"/>
  </w:num>
  <w:num w:numId="28" w16cid:durableId="237135757">
    <w:abstractNumId w:val="26"/>
  </w:num>
  <w:num w:numId="29" w16cid:durableId="2141804469">
    <w:abstractNumId w:val="9"/>
  </w:num>
  <w:num w:numId="30" w16cid:durableId="192349345">
    <w:abstractNumId w:val="9"/>
  </w:num>
  <w:num w:numId="31" w16cid:durableId="1349912866">
    <w:abstractNumId w:val="9"/>
  </w:num>
  <w:num w:numId="32" w16cid:durableId="888807134">
    <w:abstractNumId w:val="9"/>
  </w:num>
  <w:num w:numId="33" w16cid:durableId="2071148438">
    <w:abstractNumId w:val="9"/>
  </w:num>
  <w:num w:numId="34" w16cid:durableId="58327071">
    <w:abstractNumId w:val="9"/>
  </w:num>
  <w:num w:numId="35" w16cid:durableId="1664510115">
    <w:abstractNumId w:val="9"/>
  </w:num>
  <w:num w:numId="36" w16cid:durableId="317153223">
    <w:abstractNumId w:val="9"/>
  </w:num>
  <w:num w:numId="37" w16cid:durableId="1545022053">
    <w:abstractNumId w:val="9"/>
  </w:num>
  <w:num w:numId="38" w16cid:durableId="48460292">
    <w:abstractNumId w:val="9"/>
  </w:num>
  <w:num w:numId="39" w16cid:durableId="1717973444">
    <w:abstractNumId w:val="9"/>
  </w:num>
  <w:num w:numId="40" w16cid:durableId="6909616">
    <w:abstractNumId w:val="19"/>
  </w:num>
  <w:num w:numId="41" w16cid:durableId="1317995286">
    <w:abstractNumId w:val="52"/>
  </w:num>
  <w:num w:numId="42" w16cid:durableId="265575416">
    <w:abstractNumId w:val="9"/>
  </w:num>
  <w:num w:numId="43" w16cid:durableId="1452091950">
    <w:abstractNumId w:val="49"/>
  </w:num>
  <w:num w:numId="44" w16cid:durableId="1900822648">
    <w:abstractNumId w:val="12"/>
  </w:num>
  <w:num w:numId="45" w16cid:durableId="228997651">
    <w:abstractNumId w:val="22"/>
  </w:num>
  <w:num w:numId="46" w16cid:durableId="1026711550">
    <w:abstractNumId w:val="39"/>
  </w:num>
  <w:num w:numId="47" w16cid:durableId="1595355311">
    <w:abstractNumId w:val="9"/>
  </w:num>
  <w:num w:numId="48" w16cid:durableId="1149783507">
    <w:abstractNumId w:val="28"/>
  </w:num>
  <w:num w:numId="49" w16cid:durableId="994603218">
    <w:abstractNumId w:val="9"/>
  </w:num>
  <w:num w:numId="50" w16cid:durableId="426734382">
    <w:abstractNumId w:val="9"/>
  </w:num>
  <w:num w:numId="51" w16cid:durableId="208228338">
    <w:abstractNumId w:val="9"/>
  </w:num>
  <w:num w:numId="52" w16cid:durableId="1531143178">
    <w:abstractNumId w:val="43"/>
  </w:num>
  <w:num w:numId="53" w16cid:durableId="708803218">
    <w:abstractNumId w:val="40"/>
  </w:num>
  <w:num w:numId="54" w16cid:durableId="1781728308">
    <w:abstractNumId w:val="24"/>
  </w:num>
  <w:num w:numId="55" w16cid:durableId="1203438338">
    <w:abstractNumId w:val="30"/>
  </w:num>
  <w:num w:numId="56" w16cid:durableId="1604341491">
    <w:abstractNumId w:val="18"/>
  </w:num>
  <w:num w:numId="57" w16cid:durableId="1651248324">
    <w:abstractNumId w:val="9"/>
  </w:num>
  <w:num w:numId="58" w16cid:durableId="1428425020">
    <w:abstractNumId w:val="9"/>
  </w:num>
  <w:num w:numId="59" w16cid:durableId="1762681211">
    <w:abstractNumId w:val="48"/>
  </w:num>
  <w:num w:numId="60" w16cid:durableId="376904534">
    <w:abstractNumId w:val="21"/>
  </w:num>
  <w:num w:numId="61" w16cid:durableId="665934794">
    <w:abstractNumId w:val="34"/>
  </w:num>
  <w:num w:numId="62" w16cid:durableId="1925721216">
    <w:abstractNumId w:val="31"/>
  </w:num>
  <w:num w:numId="63" w16cid:durableId="693386451">
    <w:abstractNumId w:val="10"/>
  </w:num>
  <w:num w:numId="64" w16cid:durableId="326637895">
    <w:abstractNumId w:val="53"/>
  </w:num>
  <w:num w:numId="65" w16cid:durableId="900944355">
    <w:abstractNumId w:val="41"/>
  </w:num>
  <w:num w:numId="66" w16cid:durableId="1737975021">
    <w:abstractNumId w:val="51"/>
  </w:num>
  <w:num w:numId="67" w16cid:durableId="1197355075">
    <w:abstractNumId w:val="33"/>
  </w:num>
  <w:num w:numId="68" w16cid:durableId="1195114683">
    <w:abstractNumId w:val="9"/>
  </w:num>
  <w:num w:numId="69" w16cid:durableId="226721035">
    <w:abstractNumId w:val="9"/>
  </w:num>
  <w:num w:numId="70" w16cid:durableId="1302535185">
    <w:abstractNumId w:val="9"/>
  </w:num>
  <w:num w:numId="71" w16cid:durableId="1774662968">
    <w:abstractNumId w:val="9"/>
  </w:num>
  <w:num w:numId="72" w16cid:durableId="1412700360">
    <w:abstractNumId w:val="50"/>
  </w:num>
  <w:num w:numId="73" w16cid:durableId="1495949624">
    <w:abstractNumId w:val="55"/>
  </w:num>
  <w:num w:numId="74" w16cid:durableId="749932905">
    <w:abstractNumId w:val="14"/>
  </w:num>
  <w:num w:numId="75" w16cid:durableId="1325544781">
    <w:abstractNumId w:val="23"/>
  </w:num>
  <w:num w:numId="76" w16cid:durableId="143284117">
    <w:abstractNumId w:val="9"/>
  </w:num>
  <w:num w:numId="77" w16cid:durableId="1791514585">
    <w:abstractNumId w:val="9"/>
  </w:num>
  <w:num w:numId="78" w16cid:durableId="10885977">
    <w:abstractNumId w:val="9"/>
  </w:num>
  <w:num w:numId="79" w16cid:durableId="876544531">
    <w:abstractNumId w:val="9"/>
  </w:num>
  <w:num w:numId="80" w16cid:durableId="779682547">
    <w:abstractNumId w:val="9"/>
  </w:num>
  <w:num w:numId="81" w16cid:durableId="2072536615">
    <w:abstractNumId w:val="9"/>
  </w:num>
  <w:num w:numId="82" w16cid:durableId="1817330689">
    <w:abstractNumId w:val="9"/>
  </w:num>
  <w:num w:numId="83" w16cid:durableId="1075512693">
    <w:abstractNumId w:val="9"/>
  </w:num>
  <w:num w:numId="84" w16cid:durableId="1498960458">
    <w:abstractNumId w:val="9"/>
  </w:num>
  <w:num w:numId="85" w16cid:durableId="156505982">
    <w:abstractNumId w:val="9"/>
  </w:num>
  <w:num w:numId="86" w16cid:durableId="790711471">
    <w:abstractNumId w:val="54"/>
  </w:num>
  <w:num w:numId="87" w16cid:durableId="1874610208">
    <w:abstractNumId w:val="25"/>
  </w:num>
  <w:num w:numId="88" w16cid:durableId="2036691412">
    <w:abstractNumId w:val="27"/>
  </w:num>
  <w:num w:numId="89" w16cid:durableId="1574965946">
    <w:abstractNumId w:val="16"/>
  </w:num>
  <w:num w:numId="90" w16cid:durableId="2011714598">
    <w:abstractNumId w:val="56"/>
  </w:num>
  <w:num w:numId="91" w16cid:durableId="877200731">
    <w:abstractNumId w:val="47"/>
  </w:num>
  <w:num w:numId="92" w16cid:durableId="922952752">
    <w:abstractNumId w:val="9"/>
  </w:num>
  <w:numIdMacAtCleanup w:val="8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Leipold - BDAE Gruppe">
    <w15:presenceInfo w15:providerId="AD" w15:userId="S::jonathan.leipold@bdae-gruppe.de::5c21353f-8d8a-4f99-a06d-2066f2aff616"/>
  </w15:person>
  <w15:person w15:author="Gastbenutzer">
    <w15:presenceInfo w15:providerId="AD" w15:userId="S::urn:spo:anon#e0caea91d1356f746f665616ab61e5dd36514e33d24707bbd6ed91a2e0b6d8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attachedTemplate r:id="rId1"/>
  <w:trackRevisions w:val="tru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42A"/>
    <w:rsid w:val="000024DD"/>
    <w:rsid w:val="00002776"/>
    <w:rsid w:val="00002EEE"/>
    <w:rsid w:val="00003813"/>
    <w:rsid w:val="00007434"/>
    <w:rsid w:val="000074C0"/>
    <w:rsid w:val="00010044"/>
    <w:rsid w:val="00010B19"/>
    <w:rsid w:val="000113C3"/>
    <w:rsid w:val="000123A4"/>
    <w:rsid w:val="00012C45"/>
    <w:rsid w:val="0001329D"/>
    <w:rsid w:val="00013BB6"/>
    <w:rsid w:val="00013F64"/>
    <w:rsid w:val="000149CD"/>
    <w:rsid w:val="000149FC"/>
    <w:rsid w:val="00014DD9"/>
    <w:rsid w:val="000153BD"/>
    <w:rsid w:val="0001717B"/>
    <w:rsid w:val="00017CA9"/>
    <w:rsid w:val="00017CD7"/>
    <w:rsid w:val="00017DEE"/>
    <w:rsid w:val="000200E9"/>
    <w:rsid w:val="00020A76"/>
    <w:rsid w:val="00020D58"/>
    <w:rsid w:val="00020FBB"/>
    <w:rsid w:val="00021827"/>
    <w:rsid w:val="00022572"/>
    <w:rsid w:val="0002321C"/>
    <w:rsid w:val="00023292"/>
    <w:rsid w:val="000276A3"/>
    <w:rsid w:val="00030062"/>
    <w:rsid w:val="00031C68"/>
    <w:rsid w:val="0003232B"/>
    <w:rsid w:val="00032B2F"/>
    <w:rsid w:val="00032B5C"/>
    <w:rsid w:val="00033D20"/>
    <w:rsid w:val="0003428F"/>
    <w:rsid w:val="00034E84"/>
    <w:rsid w:val="000367E0"/>
    <w:rsid w:val="00036889"/>
    <w:rsid w:val="00036D07"/>
    <w:rsid w:val="00036E9E"/>
    <w:rsid w:val="0003731A"/>
    <w:rsid w:val="00037903"/>
    <w:rsid w:val="00037E89"/>
    <w:rsid w:val="000402A2"/>
    <w:rsid w:val="00040A5B"/>
    <w:rsid w:val="00044214"/>
    <w:rsid w:val="000462C5"/>
    <w:rsid w:val="000468B6"/>
    <w:rsid w:val="00047DF0"/>
    <w:rsid w:val="000508A1"/>
    <w:rsid w:val="000531AC"/>
    <w:rsid w:val="00055531"/>
    <w:rsid w:val="00055989"/>
    <w:rsid w:val="00055E48"/>
    <w:rsid w:val="0005654E"/>
    <w:rsid w:val="00057E86"/>
    <w:rsid w:val="00060BE9"/>
    <w:rsid w:val="00060D64"/>
    <w:rsid w:val="00061D17"/>
    <w:rsid w:val="00063D9C"/>
    <w:rsid w:val="00064470"/>
    <w:rsid w:val="00066E83"/>
    <w:rsid w:val="000677FD"/>
    <w:rsid w:val="0007058F"/>
    <w:rsid w:val="0007102E"/>
    <w:rsid w:val="000726B6"/>
    <w:rsid w:val="00074582"/>
    <w:rsid w:val="000746FE"/>
    <w:rsid w:val="00075402"/>
    <w:rsid w:val="00075595"/>
    <w:rsid w:val="00075854"/>
    <w:rsid w:val="00077584"/>
    <w:rsid w:val="00081B52"/>
    <w:rsid w:val="00082866"/>
    <w:rsid w:val="0008318E"/>
    <w:rsid w:val="0008400F"/>
    <w:rsid w:val="00084C06"/>
    <w:rsid w:val="00084D03"/>
    <w:rsid w:val="00085565"/>
    <w:rsid w:val="0008642A"/>
    <w:rsid w:val="00087224"/>
    <w:rsid w:val="00087D8B"/>
    <w:rsid w:val="000903F0"/>
    <w:rsid w:val="000920C7"/>
    <w:rsid w:val="00093A94"/>
    <w:rsid w:val="000941F3"/>
    <w:rsid w:val="000943E5"/>
    <w:rsid w:val="00094D52"/>
    <w:rsid w:val="00097D10"/>
    <w:rsid w:val="00097E1B"/>
    <w:rsid w:val="000A0231"/>
    <w:rsid w:val="000A0C5E"/>
    <w:rsid w:val="000A372C"/>
    <w:rsid w:val="000A3B50"/>
    <w:rsid w:val="000A4DA0"/>
    <w:rsid w:val="000A5C36"/>
    <w:rsid w:val="000A6274"/>
    <w:rsid w:val="000B0269"/>
    <w:rsid w:val="000B1489"/>
    <w:rsid w:val="000B2E87"/>
    <w:rsid w:val="000B3716"/>
    <w:rsid w:val="000B3C4E"/>
    <w:rsid w:val="000B4060"/>
    <w:rsid w:val="000B472E"/>
    <w:rsid w:val="000B5E4A"/>
    <w:rsid w:val="000B7D58"/>
    <w:rsid w:val="000C3D38"/>
    <w:rsid w:val="000C414B"/>
    <w:rsid w:val="000C4353"/>
    <w:rsid w:val="000C558B"/>
    <w:rsid w:val="000C56E4"/>
    <w:rsid w:val="000C5A65"/>
    <w:rsid w:val="000C5D2C"/>
    <w:rsid w:val="000C6369"/>
    <w:rsid w:val="000C6C32"/>
    <w:rsid w:val="000C6D15"/>
    <w:rsid w:val="000C788F"/>
    <w:rsid w:val="000D0959"/>
    <w:rsid w:val="000D0DD0"/>
    <w:rsid w:val="000D1D58"/>
    <w:rsid w:val="000D30E0"/>
    <w:rsid w:val="000D3360"/>
    <w:rsid w:val="000D33A9"/>
    <w:rsid w:val="000D4F9C"/>
    <w:rsid w:val="000D53C0"/>
    <w:rsid w:val="000D5AE7"/>
    <w:rsid w:val="000D671D"/>
    <w:rsid w:val="000D7E19"/>
    <w:rsid w:val="000E368F"/>
    <w:rsid w:val="000E3E9E"/>
    <w:rsid w:val="000E448F"/>
    <w:rsid w:val="000E49CB"/>
    <w:rsid w:val="000E7607"/>
    <w:rsid w:val="000E76CE"/>
    <w:rsid w:val="000F07CF"/>
    <w:rsid w:val="000F2601"/>
    <w:rsid w:val="000F27E8"/>
    <w:rsid w:val="000F330C"/>
    <w:rsid w:val="001001F7"/>
    <w:rsid w:val="00102786"/>
    <w:rsid w:val="001039CF"/>
    <w:rsid w:val="001046A1"/>
    <w:rsid w:val="00105116"/>
    <w:rsid w:val="00106229"/>
    <w:rsid w:val="00106B07"/>
    <w:rsid w:val="00107DA1"/>
    <w:rsid w:val="00110E76"/>
    <w:rsid w:val="00112641"/>
    <w:rsid w:val="00112AFD"/>
    <w:rsid w:val="001147E9"/>
    <w:rsid w:val="00114E22"/>
    <w:rsid w:val="00117454"/>
    <w:rsid w:val="001177DC"/>
    <w:rsid w:val="001203C5"/>
    <w:rsid w:val="00121565"/>
    <w:rsid w:val="00121566"/>
    <w:rsid w:val="00121CCA"/>
    <w:rsid w:val="00121D23"/>
    <w:rsid w:val="00122847"/>
    <w:rsid w:val="00122B0A"/>
    <w:rsid w:val="00122BED"/>
    <w:rsid w:val="0012403A"/>
    <w:rsid w:val="001269CA"/>
    <w:rsid w:val="00126B45"/>
    <w:rsid w:val="001304F2"/>
    <w:rsid w:val="00131504"/>
    <w:rsid w:val="001327EE"/>
    <w:rsid w:val="00132878"/>
    <w:rsid w:val="001329FF"/>
    <w:rsid w:val="0013319E"/>
    <w:rsid w:val="00135DA8"/>
    <w:rsid w:val="0013691C"/>
    <w:rsid w:val="00136AB5"/>
    <w:rsid w:val="0014068E"/>
    <w:rsid w:val="00140B88"/>
    <w:rsid w:val="00140CAC"/>
    <w:rsid w:val="00142BE3"/>
    <w:rsid w:val="00145132"/>
    <w:rsid w:val="00146C90"/>
    <w:rsid w:val="00147022"/>
    <w:rsid w:val="0015274E"/>
    <w:rsid w:val="00152F76"/>
    <w:rsid w:val="0015416C"/>
    <w:rsid w:val="001549B2"/>
    <w:rsid w:val="00154BAF"/>
    <w:rsid w:val="00155121"/>
    <w:rsid w:val="00156D1A"/>
    <w:rsid w:val="0015725D"/>
    <w:rsid w:val="001578E9"/>
    <w:rsid w:val="00157BCA"/>
    <w:rsid w:val="001605FE"/>
    <w:rsid w:val="0016186F"/>
    <w:rsid w:val="00162096"/>
    <w:rsid w:val="00162494"/>
    <w:rsid w:val="001624D4"/>
    <w:rsid w:val="001640CD"/>
    <w:rsid w:val="001657E7"/>
    <w:rsid w:val="00166591"/>
    <w:rsid w:val="00167CA4"/>
    <w:rsid w:val="00170CB4"/>
    <w:rsid w:val="00170FA1"/>
    <w:rsid w:val="001714BD"/>
    <w:rsid w:val="00174A17"/>
    <w:rsid w:val="0017714B"/>
    <w:rsid w:val="001801E5"/>
    <w:rsid w:val="00180260"/>
    <w:rsid w:val="001819A6"/>
    <w:rsid w:val="00181FAD"/>
    <w:rsid w:val="001833A1"/>
    <w:rsid w:val="00183F49"/>
    <w:rsid w:val="00184B51"/>
    <w:rsid w:val="001876BA"/>
    <w:rsid w:val="00187E74"/>
    <w:rsid w:val="00190732"/>
    <w:rsid w:val="00191AA3"/>
    <w:rsid w:val="00191FE8"/>
    <w:rsid w:val="00192482"/>
    <w:rsid w:val="001939E9"/>
    <w:rsid w:val="00194A2F"/>
    <w:rsid w:val="00194A93"/>
    <w:rsid w:val="00195A04"/>
    <w:rsid w:val="00197979"/>
    <w:rsid w:val="00197AB2"/>
    <w:rsid w:val="00197BE4"/>
    <w:rsid w:val="001A0129"/>
    <w:rsid w:val="001A0A58"/>
    <w:rsid w:val="001A0A77"/>
    <w:rsid w:val="001A266D"/>
    <w:rsid w:val="001A26E6"/>
    <w:rsid w:val="001A43CC"/>
    <w:rsid w:val="001A4D76"/>
    <w:rsid w:val="001A5397"/>
    <w:rsid w:val="001A64A9"/>
    <w:rsid w:val="001A7B77"/>
    <w:rsid w:val="001A7CD2"/>
    <w:rsid w:val="001B1359"/>
    <w:rsid w:val="001B1EB6"/>
    <w:rsid w:val="001B4733"/>
    <w:rsid w:val="001C0F03"/>
    <w:rsid w:val="001C3264"/>
    <w:rsid w:val="001C49E6"/>
    <w:rsid w:val="001C5373"/>
    <w:rsid w:val="001C5D68"/>
    <w:rsid w:val="001C619A"/>
    <w:rsid w:val="001D2E37"/>
    <w:rsid w:val="001D3229"/>
    <w:rsid w:val="001D3783"/>
    <w:rsid w:val="001D4CBA"/>
    <w:rsid w:val="001D7AF2"/>
    <w:rsid w:val="001E0791"/>
    <w:rsid w:val="001E14D7"/>
    <w:rsid w:val="001E2752"/>
    <w:rsid w:val="001E2E87"/>
    <w:rsid w:val="001E3529"/>
    <w:rsid w:val="001E4524"/>
    <w:rsid w:val="001E4A33"/>
    <w:rsid w:val="001E7219"/>
    <w:rsid w:val="001F0CA0"/>
    <w:rsid w:val="001F1CED"/>
    <w:rsid w:val="001F237D"/>
    <w:rsid w:val="001F43C7"/>
    <w:rsid w:val="001F7A38"/>
    <w:rsid w:val="001F7B5D"/>
    <w:rsid w:val="00200B68"/>
    <w:rsid w:val="00200ED1"/>
    <w:rsid w:val="00201371"/>
    <w:rsid w:val="002019F0"/>
    <w:rsid w:val="00204042"/>
    <w:rsid w:val="00204278"/>
    <w:rsid w:val="002045AE"/>
    <w:rsid w:val="00205358"/>
    <w:rsid w:val="002056ED"/>
    <w:rsid w:val="0020598C"/>
    <w:rsid w:val="00210494"/>
    <w:rsid w:val="00210D47"/>
    <w:rsid w:val="00211A10"/>
    <w:rsid w:val="00211C0E"/>
    <w:rsid w:val="00212762"/>
    <w:rsid w:val="0021534D"/>
    <w:rsid w:val="00216F52"/>
    <w:rsid w:val="002202D9"/>
    <w:rsid w:val="00220865"/>
    <w:rsid w:val="002209BC"/>
    <w:rsid w:val="002233E0"/>
    <w:rsid w:val="0022382C"/>
    <w:rsid w:val="00223B67"/>
    <w:rsid w:val="00224817"/>
    <w:rsid w:val="002252D5"/>
    <w:rsid w:val="002259AA"/>
    <w:rsid w:val="00226465"/>
    <w:rsid w:val="00227BA3"/>
    <w:rsid w:val="00230001"/>
    <w:rsid w:val="00230508"/>
    <w:rsid w:val="00232344"/>
    <w:rsid w:val="00235170"/>
    <w:rsid w:val="002356CA"/>
    <w:rsid w:val="00235741"/>
    <w:rsid w:val="00235B2F"/>
    <w:rsid w:val="00235C66"/>
    <w:rsid w:val="0023604C"/>
    <w:rsid w:val="00236D3D"/>
    <w:rsid w:val="002372BD"/>
    <w:rsid w:val="00240189"/>
    <w:rsid w:val="002414E7"/>
    <w:rsid w:val="002433D9"/>
    <w:rsid w:val="002461AB"/>
    <w:rsid w:val="0024696E"/>
    <w:rsid w:val="002472DD"/>
    <w:rsid w:val="00247495"/>
    <w:rsid w:val="002477EA"/>
    <w:rsid w:val="0025241E"/>
    <w:rsid w:val="00252807"/>
    <w:rsid w:val="00252977"/>
    <w:rsid w:val="002529E9"/>
    <w:rsid w:val="00253EEF"/>
    <w:rsid w:val="00254A74"/>
    <w:rsid w:val="00254AEA"/>
    <w:rsid w:val="002554CD"/>
    <w:rsid w:val="00255B5B"/>
    <w:rsid w:val="002579E9"/>
    <w:rsid w:val="0026021C"/>
    <w:rsid w:val="00260E13"/>
    <w:rsid w:val="00261186"/>
    <w:rsid w:val="00262343"/>
    <w:rsid w:val="002626B5"/>
    <w:rsid w:val="00265D8F"/>
    <w:rsid w:val="00265F2A"/>
    <w:rsid w:val="00266D3B"/>
    <w:rsid w:val="00270A74"/>
    <w:rsid w:val="0027123D"/>
    <w:rsid w:val="002722C6"/>
    <w:rsid w:val="00272813"/>
    <w:rsid w:val="00273A5B"/>
    <w:rsid w:val="002754A4"/>
    <w:rsid w:val="00275BAA"/>
    <w:rsid w:val="00276107"/>
    <w:rsid w:val="00280C81"/>
    <w:rsid w:val="00281241"/>
    <w:rsid w:val="002816AC"/>
    <w:rsid w:val="00282264"/>
    <w:rsid w:val="002826D0"/>
    <w:rsid w:val="00283F82"/>
    <w:rsid w:val="00284525"/>
    <w:rsid w:val="002849CD"/>
    <w:rsid w:val="00285467"/>
    <w:rsid w:val="002854C6"/>
    <w:rsid w:val="00285615"/>
    <w:rsid w:val="0028567B"/>
    <w:rsid w:val="00287552"/>
    <w:rsid w:val="00287863"/>
    <w:rsid w:val="00293B83"/>
    <w:rsid w:val="002951FB"/>
    <w:rsid w:val="00295287"/>
    <w:rsid w:val="00295FE5"/>
    <w:rsid w:val="002979DF"/>
    <w:rsid w:val="00297B63"/>
    <w:rsid w:val="002A08F2"/>
    <w:rsid w:val="002A1281"/>
    <w:rsid w:val="002A1569"/>
    <w:rsid w:val="002A1FB5"/>
    <w:rsid w:val="002A25E8"/>
    <w:rsid w:val="002A28AB"/>
    <w:rsid w:val="002A3D6B"/>
    <w:rsid w:val="002A401A"/>
    <w:rsid w:val="002A44FD"/>
    <w:rsid w:val="002A5959"/>
    <w:rsid w:val="002A60F0"/>
    <w:rsid w:val="002A6396"/>
    <w:rsid w:val="002A7334"/>
    <w:rsid w:val="002A7961"/>
    <w:rsid w:val="002B038E"/>
    <w:rsid w:val="002B0AF5"/>
    <w:rsid w:val="002B1DE7"/>
    <w:rsid w:val="002B209A"/>
    <w:rsid w:val="002B23FC"/>
    <w:rsid w:val="002B378F"/>
    <w:rsid w:val="002B4294"/>
    <w:rsid w:val="002B50E1"/>
    <w:rsid w:val="002B6663"/>
    <w:rsid w:val="002B6A51"/>
    <w:rsid w:val="002C19CD"/>
    <w:rsid w:val="002C31BE"/>
    <w:rsid w:val="002C458F"/>
    <w:rsid w:val="002C4A90"/>
    <w:rsid w:val="002C4DA6"/>
    <w:rsid w:val="002C58EE"/>
    <w:rsid w:val="002D2597"/>
    <w:rsid w:val="002D2DC4"/>
    <w:rsid w:val="002D3232"/>
    <w:rsid w:val="002D41E7"/>
    <w:rsid w:val="002D45F9"/>
    <w:rsid w:val="002D5C62"/>
    <w:rsid w:val="002D6176"/>
    <w:rsid w:val="002D65B2"/>
    <w:rsid w:val="002D6C19"/>
    <w:rsid w:val="002D6CFB"/>
    <w:rsid w:val="002D7298"/>
    <w:rsid w:val="002E07C9"/>
    <w:rsid w:val="002E0E3B"/>
    <w:rsid w:val="002E2753"/>
    <w:rsid w:val="002E2A37"/>
    <w:rsid w:val="002E2B22"/>
    <w:rsid w:val="002E3029"/>
    <w:rsid w:val="002E3A75"/>
    <w:rsid w:val="002E783A"/>
    <w:rsid w:val="002E7BFF"/>
    <w:rsid w:val="002E7D0C"/>
    <w:rsid w:val="002F103C"/>
    <w:rsid w:val="002F1A25"/>
    <w:rsid w:val="002F1D9A"/>
    <w:rsid w:val="002F28D2"/>
    <w:rsid w:val="002F54D1"/>
    <w:rsid w:val="002F6CEA"/>
    <w:rsid w:val="00301136"/>
    <w:rsid w:val="00302723"/>
    <w:rsid w:val="00302757"/>
    <w:rsid w:val="00302FB8"/>
    <w:rsid w:val="003036BC"/>
    <w:rsid w:val="00304183"/>
    <w:rsid w:val="00305C27"/>
    <w:rsid w:val="003062F6"/>
    <w:rsid w:val="0030773D"/>
    <w:rsid w:val="003078C8"/>
    <w:rsid w:val="00311427"/>
    <w:rsid w:val="00312039"/>
    <w:rsid w:val="00315AEB"/>
    <w:rsid w:val="003171C4"/>
    <w:rsid w:val="00322C80"/>
    <w:rsid w:val="00322E82"/>
    <w:rsid w:val="00325940"/>
    <w:rsid w:val="003267B4"/>
    <w:rsid w:val="00326EBF"/>
    <w:rsid w:val="00326F64"/>
    <w:rsid w:val="003309F3"/>
    <w:rsid w:val="0033163A"/>
    <w:rsid w:val="00331B34"/>
    <w:rsid w:val="00332D4E"/>
    <w:rsid w:val="00333D0D"/>
    <w:rsid w:val="00333F63"/>
    <w:rsid w:val="0033425E"/>
    <w:rsid w:val="00337262"/>
    <w:rsid w:val="0034103D"/>
    <w:rsid w:val="00342319"/>
    <w:rsid w:val="0034299E"/>
    <w:rsid w:val="00343451"/>
    <w:rsid w:val="003464E6"/>
    <w:rsid w:val="00347CC6"/>
    <w:rsid w:val="00347EE6"/>
    <w:rsid w:val="00350C6E"/>
    <w:rsid w:val="003519AA"/>
    <w:rsid w:val="00354BC3"/>
    <w:rsid w:val="00355F3D"/>
    <w:rsid w:val="00356F9A"/>
    <w:rsid w:val="003570DC"/>
    <w:rsid w:val="003609E3"/>
    <w:rsid w:val="003619BE"/>
    <w:rsid w:val="00362F4A"/>
    <w:rsid w:val="003633FC"/>
    <w:rsid w:val="00363AEC"/>
    <w:rsid w:val="00364003"/>
    <w:rsid w:val="003642D7"/>
    <w:rsid w:val="00365D3A"/>
    <w:rsid w:val="00365F2D"/>
    <w:rsid w:val="00366078"/>
    <w:rsid w:val="003668BC"/>
    <w:rsid w:val="00366D50"/>
    <w:rsid w:val="0037113A"/>
    <w:rsid w:val="00371148"/>
    <w:rsid w:val="00371CC6"/>
    <w:rsid w:val="0037229D"/>
    <w:rsid w:val="00372D22"/>
    <w:rsid w:val="00373123"/>
    <w:rsid w:val="003735E9"/>
    <w:rsid w:val="00373EB1"/>
    <w:rsid w:val="00375C24"/>
    <w:rsid w:val="003775DF"/>
    <w:rsid w:val="003811E3"/>
    <w:rsid w:val="003813E3"/>
    <w:rsid w:val="003819A9"/>
    <w:rsid w:val="00382337"/>
    <w:rsid w:val="00382679"/>
    <w:rsid w:val="00383442"/>
    <w:rsid w:val="00383F2F"/>
    <w:rsid w:val="0038642A"/>
    <w:rsid w:val="0038643C"/>
    <w:rsid w:val="00387A99"/>
    <w:rsid w:val="00390390"/>
    <w:rsid w:val="003903A2"/>
    <w:rsid w:val="003906C2"/>
    <w:rsid w:val="00390831"/>
    <w:rsid w:val="00394BDE"/>
    <w:rsid w:val="003952F0"/>
    <w:rsid w:val="00395667"/>
    <w:rsid w:val="00396ECF"/>
    <w:rsid w:val="00396FAC"/>
    <w:rsid w:val="00397649"/>
    <w:rsid w:val="003A0B8B"/>
    <w:rsid w:val="003A1573"/>
    <w:rsid w:val="003A1EE8"/>
    <w:rsid w:val="003A5891"/>
    <w:rsid w:val="003A63E4"/>
    <w:rsid w:val="003A6E40"/>
    <w:rsid w:val="003A7F26"/>
    <w:rsid w:val="003B01EF"/>
    <w:rsid w:val="003B2E08"/>
    <w:rsid w:val="003B4628"/>
    <w:rsid w:val="003B4C4C"/>
    <w:rsid w:val="003B6C84"/>
    <w:rsid w:val="003B6EBA"/>
    <w:rsid w:val="003B6FE6"/>
    <w:rsid w:val="003C1CF4"/>
    <w:rsid w:val="003C228D"/>
    <w:rsid w:val="003C291B"/>
    <w:rsid w:val="003C31F8"/>
    <w:rsid w:val="003C518E"/>
    <w:rsid w:val="003C6A34"/>
    <w:rsid w:val="003D0AB7"/>
    <w:rsid w:val="003D1061"/>
    <w:rsid w:val="003D10A4"/>
    <w:rsid w:val="003D3AE8"/>
    <w:rsid w:val="003D4415"/>
    <w:rsid w:val="003D4CAD"/>
    <w:rsid w:val="003D5626"/>
    <w:rsid w:val="003D7BCF"/>
    <w:rsid w:val="003E0855"/>
    <w:rsid w:val="003E1964"/>
    <w:rsid w:val="003E1CB0"/>
    <w:rsid w:val="003E1FCE"/>
    <w:rsid w:val="003E314D"/>
    <w:rsid w:val="003E45A7"/>
    <w:rsid w:val="003E5047"/>
    <w:rsid w:val="003E656B"/>
    <w:rsid w:val="003E7436"/>
    <w:rsid w:val="003F0A07"/>
    <w:rsid w:val="003F11DE"/>
    <w:rsid w:val="003F14CF"/>
    <w:rsid w:val="003F1767"/>
    <w:rsid w:val="003F30BE"/>
    <w:rsid w:val="003F44C7"/>
    <w:rsid w:val="003F5884"/>
    <w:rsid w:val="003F6EB1"/>
    <w:rsid w:val="003F6FA6"/>
    <w:rsid w:val="00400EFA"/>
    <w:rsid w:val="0040225A"/>
    <w:rsid w:val="004030C4"/>
    <w:rsid w:val="00405B5B"/>
    <w:rsid w:val="00410769"/>
    <w:rsid w:val="00410E96"/>
    <w:rsid w:val="0041379C"/>
    <w:rsid w:val="00414976"/>
    <w:rsid w:val="00416081"/>
    <w:rsid w:val="0041688A"/>
    <w:rsid w:val="0041778D"/>
    <w:rsid w:val="004178BE"/>
    <w:rsid w:val="00420EDA"/>
    <w:rsid w:val="0042229A"/>
    <w:rsid w:val="00424669"/>
    <w:rsid w:val="004319A4"/>
    <w:rsid w:val="00431CDF"/>
    <w:rsid w:val="004335F7"/>
    <w:rsid w:val="00434A18"/>
    <w:rsid w:val="004354E1"/>
    <w:rsid w:val="00435A42"/>
    <w:rsid w:val="00435A46"/>
    <w:rsid w:val="004368CB"/>
    <w:rsid w:val="00436C2A"/>
    <w:rsid w:val="004371A3"/>
    <w:rsid w:val="004377D1"/>
    <w:rsid w:val="004400EE"/>
    <w:rsid w:val="00440894"/>
    <w:rsid w:val="00440CDC"/>
    <w:rsid w:val="00441A9F"/>
    <w:rsid w:val="00444281"/>
    <w:rsid w:val="00444E7C"/>
    <w:rsid w:val="00445451"/>
    <w:rsid w:val="004510FD"/>
    <w:rsid w:val="0045130C"/>
    <w:rsid w:val="0045301A"/>
    <w:rsid w:val="00454401"/>
    <w:rsid w:val="00455581"/>
    <w:rsid w:val="00455F31"/>
    <w:rsid w:val="00456AB5"/>
    <w:rsid w:val="004570E4"/>
    <w:rsid w:val="0045717A"/>
    <w:rsid w:val="00457996"/>
    <w:rsid w:val="0046056C"/>
    <w:rsid w:val="00461C74"/>
    <w:rsid w:val="00463F9E"/>
    <w:rsid w:val="0046481A"/>
    <w:rsid w:val="00465930"/>
    <w:rsid w:val="004679FE"/>
    <w:rsid w:val="0047095D"/>
    <w:rsid w:val="00471749"/>
    <w:rsid w:val="00473140"/>
    <w:rsid w:val="004731CD"/>
    <w:rsid w:val="004731E8"/>
    <w:rsid w:val="00473835"/>
    <w:rsid w:val="00474895"/>
    <w:rsid w:val="004770D3"/>
    <w:rsid w:val="004776FD"/>
    <w:rsid w:val="00480D90"/>
    <w:rsid w:val="00481507"/>
    <w:rsid w:val="0048279B"/>
    <w:rsid w:val="00483E2F"/>
    <w:rsid w:val="004850BD"/>
    <w:rsid w:val="00490071"/>
    <w:rsid w:val="0049062C"/>
    <w:rsid w:val="004911B1"/>
    <w:rsid w:val="00491F1C"/>
    <w:rsid w:val="004939F1"/>
    <w:rsid w:val="00493FE2"/>
    <w:rsid w:val="00494515"/>
    <w:rsid w:val="00494CA0"/>
    <w:rsid w:val="004956F0"/>
    <w:rsid w:val="00495E38"/>
    <w:rsid w:val="00496FBB"/>
    <w:rsid w:val="004A0D77"/>
    <w:rsid w:val="004A17B1"/>
    <w:rsid w:val="004A478C"/>
    <w:rsid w:val="004A4C77"/>
    <w:rsid w:val="004A4E0C"/>
    <w:rsid w:val="004A5974"/>
    <w:rsid w:val="004A63DA"/>
    <w:rsid w:val="004A6447"/>
    <w:rsid w:val="004A69DD"/>
    <w:rsid w:val="004A6D81"/>
    <w:rsid w:val="004A764B"/>
    <w:rsid w:val="004B1ABC"/>
    <w:rsid w:val="004B1E47"/>
    <w:rsid w:val="004B3F7D"/>
    <w:rsid w:val="004B445E"/>
    <w:rsid w:val="004B4935"/>
    <w:rsid w:val="004B59B5"/>
    <w:rsid w:val="004B6489"/>
    <w:rsid w:val="004B70AC"/>
    <w:rsid w:val="004B753E"/>
    <w:rsid w:val="004C019D"/>
    <w:rsid w:val="004C049F"/>
    <w:rsid w:val="004C07D1"/>
    <w:rsid w:val="004C0D9C"/>
    <w:rsid w:val="004C16AC"/>
    <w:rsid w:val="004C1884"/>
    <w:rsid w:val="004C1D66"/>
    <w:rsid w:val="004C21DF"/>
    <w:rsid w:val="004C50FB"/>
    <w:rsid w:val="004C666F"/>
    <w:rsid w:val="004C703F"/>
    <w:rsid w:val="004C76C4"/>
    <w:rsid w:val="004C7BA8"/>
    <w:rsid w:val="004C7CFF"/>
    <w:rsid w:val="004D0F0F"/>
    <w:rsid w:val="004D11D0"/>
    <w:rsid w:val="004D1A6F"/>
    <w:rsid w:val="004D203B"/>
    <w:rsid w:val="004D3D5D"/>
    <w:rsid w:val="004D6ADA"/>
    <w:rsid w:val="004D719A"/>
    <w:rsid w:val="004D79D1"/>
    <w:rsid w:val="004E13F9"/>
    <w:rsid w:val="004E14AF"/>
    <w:rsid w:val="004E1AAE"/>
    <w:rsid w:val="004E2198"/>
    <w:rsid w:val="004E21B5"/>
    <w:rsid w:val="004E2200"/>
    <w:rsid w:val="004E3B76"/>
    <w:rsid w:val="004E3D42"/>
    <w:rsid w:val="004E4742"/>
    <w:rsid w:val="004E6555"/>
    <w:rsid w:val="004E6D1C"/>
    <w:rsid w:val="004E6F35"/>
    <w:rsid w:val="004E7BD3"/>
    <w:rsid w:val="004F0DC3"/>
    <w:rsid w:val="004F1E8C"/>
    <w:rsid w:val="004F2264"/>
    <w:rsid w:val="004F3BD0"/>
    <w:rsid w:val="004F3C98"/>
    <w:rsid w:val="004F5AB2"/>
    <w:rsid w:val="005000E2"/>
    <w:rsid w:val="005033D1"/>
    <w:rsid w:val="00503F70"/>
    <w:rsid w:val="005040CC"/>
    <w:rsid w:val="005055D6"/>
    <w:rsid w:val="005056BD"/>
    <w:rsid w:val="00506D44"/>
    <w:rsid w:val="005075E3"/>
    <w:rsid w:val="00507C0F"/>
    <w:rsid w:val="00511A7C"/>
    <w:rsid w:val="005124EF"/>
    <w:rsid w:val="0051264D"/>
    <w:rsid w:val="00512A18"/>
    <w:rsid w:val="00512E99"/>
    <w:rsid w:val="005137D0"/>
    <w:rsid w:val="00513DCB"/>
    <w:rsid w:val="00513E5E"/>
    <w:rsid w:val="00515DFB"/>
    <w:rsid w:val="0051626E"/>
    <w:rsid w:val="0051722A"/>
    <w:rsid w:val="00520C38"/>
    <w:rsid w:val="00522109"/>
    <w:rsid w:val="0052277F"/>
    <w:rsid w:val="00522A78"/>
    <w:rsid w:val="00523326"/>
    <w:rsid w:val="00525124"/>
    <w:rsid w:val="00525476"/>
    <w:rsid w:val="005303E4"/>
    <w:rsid w:val="0053185C"/>
    <w:rsid w:val="005331AE"/>
    <w:rsid w:val="005331DF"/>
    <w:rsid w:val="00534E3F"/>
    <w:rsid w:val="005351DC"/>
    <w:rsid w:val="005354C9"/>
    <w:rsid w:val="00536202"/>
    <w:rsid w:val="00537D61"/>
    <w:rsid w:val="0054018E"/>
    <w:rsid w:val="0054355C"/>
    <w:rsid w:val="00543DCC"/>
    <w:rsid w:val="00545432"/>
    <w:rsid w:val="0054553E"/>
    <w:rsid w:val="005465FE"/>
    <w:rsid w:val="0054660D"/>
    <w:rsid w:val="00547647"/>
    <w:rsid w:val="005479BD"/>
    <w:rsid w:val="00547EAD"/>
    <w:rsid w:val="00552735"/>
    <w:rsid w:val="00552AB9"/>
    <w:rsid w:val="00553A73"/>
    <w:rsid w:val="00554032"/>
    <w:rsid w:val="00554EFD"/>
    <w:rsid w:val="00555530"/>
    <w:rsid w:val="00555E5D"/>
    <w:rsid w:val="005578FF"/>
    <w:rsid w:val="00560A3A"/>
    <w:rsid w:val="005611CB"/>
    <w:rsid w:val="00561CAC"/>
    <w:rsid w:val="00562C17"/>
    <w:rsid w:val="00564380"/>
    <w:rsid w:val="0056696E"/>
    <w:rsid w:val="00566B64"/>
    <w:rsid w:val="0057035A"/>
    <w:rsid w:val="00571122"/>
    <w:rsid w:val="00572DBF"/>
    <w:rsid w:val="00573AE8"/>
    <w:rsid w:val="00573CC4"/>
    <w:rsid w:val="005757B9"/>
    <w:rsid w:val="005759CD"/>
    <w:rsid w:val="005762CF"/>
    <w:rsid w:val="005774EE"/>
    <w:rsid w:val="00577D93"/>
    <w:rsid w:val="005822C1"/>
    <w:rsid w:val="00584384"/>
    <w:rsid w:val="005852EA"/>
    <w:rsid w:val="005871EA"/>
    <w:rsid w:val="005875B9"/>
    <w:rsid w:val="005877A7"/>
    <w:rsid w:val="00590078"/>
    <w:rsid w:val="00590282"/>
    <w:rsid w:val="0059089B"/>
    <w:rsid w:val="005941CF"/>
    <w:rsid w:val="00594839"/>
    <w:rsid w:val="005971B8"/>
    <w:rsid w:val="00597409"/>
    <w:rsid w:val="005978F5"/>
    <w:rsid w:val="005A28BA"/>
    <w:rsid w:val="005A3B5E"/>
    <w:rsid w:val="005A47CC"/>
    <w:rsid w:val="005A5E81"/>
    <w:rsid w:val="005A64B0"/>
    <w:rsid w:val="005A6616"/>
    <w:rsid w:val="005A6C1E"/>
    <w:rsid w:val="005A76BA"/>
    <w:rsid w:val="005A7F91"/>
    <w:rsid w:val="005B1E98"/>
    <w:rsid w:val="005B3FCF"/>
    <w:rsid w:val="005B57EC"/>
    <w:rsid w:val="005B57FB"/>
    <w:rsid w:val="005B5979"/>
    <w:rsid w:val="005B5D92"/>
    <w:rsid w:val="005C1B25"/>
    <w:rsid w:val="005C1DCF"/>
    <w:rsid w:val="005C2BC5"/>
    <w:rsid w:val="005C3157"/>
    <w:rsid w:val="005C3236"/>
    <w:rsid w:val="005C3562"/>
    <w:rsid w:val="005C4274"/>
    <w:rsid w:val="005C46D1"/>
    <w:rsid w:val="005C582D"/>
    <w:rsid w:val="005C5998"/>
    <w:rsid w:val="005C67CF"/>
    <w:rsid w:val="005C78CE"/>
    <w:rsid w:val="005C79B7"/>
    <w:rsid w:val="005D02E6"/>
    <w:rsid w:val="005D06A9"/>
    <w:rsid w:val="005D0815"/>
    <w:rsid w:val="005D0A50"/>
    <w:rsid w:val="005D282F"/>
    <w:rsid w:val="005D2DE9"/>
    <w:rsid w:val="005D3E3F"/>
    <w:rsid w:val="005D3F82"/>
    <w:rsid w:val="005D502A"/>
    <w:rsid w:val="005D56E1"/>
    <w:rsid w:val="005D6540"/>
    <w:rsid w:val="005D7A9F"/>
    <w:rsid w:val="005E02FD"/>
    <w:rsid w:val="005E0372"/>
    <w:rsid w:val="005E099E"/>
    <w:rsid w:val="005E17BB"/>
    <w:rsid w:val="005E1976"/>
    <w:rsid w:val="005E3261"/>
    <w:rsid w:val="005E3C2D"/>
    <w:rsid w:val="005E4184"/>
    <w:rsid w:val="005E4EA3"/>
    <w:rsid w:val="005E7356"/>
    <w:rsid w:val="005F00CC"/>
    <w:rsid w:val="005F2671"/>
    <w:rsid w:val="005F2794"/>
    <w:rsid w:val="005F3DC0"/>
    <w:rsid w:val="005F799A"/>
    <w:rsid w:val="00600D2C"/>
    <w:rsid w:val="006012C4"/>
    <w:rsid w:val="00601681"/>
    <w:rsid w:val="00601D52"/>
    <w:rsid w:val="006034BC"/>
    <w:rsid w:val="006056AD"/>
    <w:rsid w:val="006056F9"/>
    <w:rsid w:val="0061036F"/>
    <w:rsid w:val="00613C42"/>
    <w:rsid w:val="006147FD"/>
    <w:rsid w:val="00615E97"/>
    <w:rsid w:val="00620115"/>
    <w:rsid w:val="0062019E"/>
    <w:rsid w:val="006206DA"/>
    <w:rsid w:val="006232FC"/>
    <w:rsid w:val="00623613"/>
    <w:rsid w:val="00623618"/>
    <w:rsid w:val="00626978"/>
    <w:rsid w:val="00626C16"/>
    <w:rsid w:val="00626C44"/>
    <w:rsid w:val="00627FC9"/>
    <w:rsid w:val="00631A4D"/>
    <w:rsid w:val="006324E0"/>
    <w:rsid w:val="00634519"/>
    <w:rsid w:val="006352B9"/>
    <w:rsid w:val="00635491"/>
    <w:rsid w:val="00635C52"/>
    <w:rsid w:val="006403A7"/>
    <w:rsid w:val="00640765"/>
    <w:rsid w:val="0064125F"/>
    <w:rsid w:val="006423DE"/>
    <w:rsid w:val="006454A1"/>
    <w:rsid w:val="00646B84"/>
    <w:rsid w:val="00646FCA"/>
    <w:rsid w:val="006473B4"/>
    <w:rsid w:val="00647C27"/>
    <w:rsid w:val="0065060B"/>
    <w:rsid w:val="00651E99"/>
    <w:rsid w:val="00652218"/>
    <w:rsid w:val="00653562"/>
    <w:rsid w:val="0065356A"/>
    <w:rsid w:val="00653D2D"/>
    <w:rsid w:val="00654268"/>
    <w:rsid w:val="00654775"/>
    <w:rsid w:val="006617DC"/>
    <w:rsid w:val="006646C1"/>
    <w:rsid w:val="00664A46"/>
    <w:rsid w:val="00665B27"/>
    <w:rsid w:val="00667027"/>
    <w:rsid w:val="00670EAE"/>
    <w:rsid w:val="00672A92"/>
    <w:rsid w:val="00675572"/>
    <w:rsid w:val="00677BF7"/>
    <w:rsid w:val="006814C1"/>
    <w:rsid w:val="006815B4"/>
    <w:rsid w:val="00683B84"/>
    <w:rsid w:val="00684767"/>
    <w:rsid w:val="006855A3"/>
    <w:rsid w:val="00686088"/>
    <w:rsid w:val="00686325"/>
    <w:rsid w:val="00690966"/>
    <w:rsid w:val="006914CA"/>
    <w:rsid w:val="00691BB0"/>
    <w:rsid w:val="0069219B"/>
    <w:rsid w:val="00692EFA"/>
    <w:rsid w:val="0069353B"/>
    <w:rsid w:val="006944DA"/>
    <w:rsid w:val="0069459A"/>
    <w:rsid w:val="00695D4D"/>
    <w:rsid w:val="006A07A7"/>
    <w:rsid w:val="006A21C3"/>
    <w:rsid w:val="006A3CE7"/>
    <w:rsid w:val="006A3D14"/>
    <w:rsid w:val="006B03C6"/>
    <w:rsid w:val="006B1ED7"/>
    <w:rsid w:val="006B3878"/>
    <w:rsid w:val="006B46C1"/>
    <w:rsid w:val="006B7897"/>
    <w:rsid w:val="006C0786"/>
    <w:rsid w:val="006C164A"/>
    <w:rsid w:val="006C1B1F"/>
    <w:rsid w:val="006C303E"/>
    <w:rsid w:val="006C31FD"/>
    <w:rsid w:val="006C3A87"/>
    <w:rsid w:val="006C3F55"/>
    <w:rsid w:val="006C464F"/>
    <w:rsid w:val="006D00FD"/>
    <w:rsid w:val="006D1209"/>
    <w:rsid w:val="006D12B0"/>
    <w:rsid w:val="006D2B26"/>
    <w:rsid w:val="006D3D88"/>
    <w:rsid w:val="006D79C8"/>
    <w:rsid w:val="006E0ED2"/>
    <w:rsid w:val="006E1C3C"/>
    <w:rsid w:val="006E1FB1"/>
    <w:rsid w:val="006E5686"/>
    <w:rsid w:val="006E5B19"/>
    <w:rsid w:val="006E5C7B"/>
    <w:rsid w:val="006E679C"/>
    <w:rsid w:val="006E6C46"/>
    <w:rsid w:val="006E7191"/>
    <w:rsid w:val="006E792F"/>
    <w:rsid w:val="006F1F83"/>
    <w:rsid w:val="006F29F3"/>
    <w:rsid w:val="006F2C1C"/>
    <w:rsid w:val="006F2D37"/>
    <w:rsid w:val="006F534C"/>
    <w:rsid w:val="006F6CC4"/>
    <w:rsid w:val="006F6EA3"/>
    <w:rsid w:val="006F7C60"/>
    <w:rsid w:val="00700695"/>
    <w:rsid w:val="00702145"/>
    <w:rsid w:val="0070231A"/>
    <w:rsid w:val="00702C9A"/>
    <w:rsid w:val="007051CE"/>
    <w:rsid w:val="0070699D"/>
    <w:rsid w:val="00706E14"/>
    <w:rsid w:val="007074A9"/>
    <w:rsid w:val="0070781F"/>
    <w:rsid w:val="007104D1"/>
    <w:rsid w:val="00710826"/>
    <w:rsid w:val="00710B5A"/>
    <w:rsid w:val="0071423C"/>
    <w:rsid w:val="007152D1"/>
    <w:rsid w:val="00715519"/>
    <w:rsid w:val="00715C28"/>
    <w:rsid w:val="00717CA8"/>
    <w:rsid w:val="007259D0"/>
    <w:rsid w:val="007267F0"/>
    <w:rsid w:val="00727385"/>
    <w:rsid w:val="007334BE"/>
    <w:rsid w:val="0073360D"/>
    <w:rsid w:val="0073390B"/>
    <w:rsid w:val="00734D27"/>
    <w:rsid w:val="00735D3E"/>
    <w:rsid w:val="00735E2F"/>
    <w:rsid w:val="00735F21"/>
    <w:rsid w:val="00736E91"/>
    <w:rsid w:val="007371DD"/>
    <w:rsid w:val="007415A5"/>
    <w:rsid w:val="00742420"/>
    <w:rsid w:val="00742FF2"/>
    <w:rsid w:val="00743F63"/>
    <w:rsid w:val="007447F4"/>
    <w:rsid w:val="00745264"/>
    <w:rsid w:val="00745A4F"/>
    <w:rsid w:val="00745D5C"/>
    <w:rsid w:val="00745F0B"/>
    <w:rsid w:val="00746D3D"/>
    <w:rsid w:val="0074775E"/>
    <w:rsid w:val="007520A6"/>
    <w:rsid w:val="00752690"/>
    <w:rsid w:val="007529DC"/>
    <w:rsid w:val="00753295"/>
    <w:rsid w:val="00753B36"/>
    <w:rsid w:val="00755654"/>
    <w:rsid w:val="00756661"/>
    <w:rsid w:val="007570D3"/>
    <w:rsid w:val="00760757"/>
    <w:rsid w:val="0076152C"/>
    <w:rsid w:val="00763999"/>
    <w:rsid w:val="00767407"/>
    <w:rsid w:val="00767C9B"/>
    <w:rsid w:val="00771DBC"/>
    <w:rsid w:val="00771EFA"/>
    <w:rsid w:val="00772DBE"/>
    <w:rsid w:val="0077426B"/>
    <w:rsid w:val="00775023"/>
    <w:rsid w:val="007755B5"/>
    <w:rsid w:val="00775F1C"/>
    <w:rsid w:val="00777C0D"/>
    <w:rsid w:val="0078019C"/>
    <w:rsid w:val="00780A3F"/>
    <w:rsid w:val="007810E3"/>
    <w:rsid w:val="007817C6"/>
    <w:rsid w:val="00781AAC"/>
    <w:rsid w:val="007826FC"/>
    <w:rsid w:val="00785688"/>
    <w:rsid w:val="00786480"/>
    <w:rsid w:val="00786491"/>
    <w:rsid w:val="0078678F"/>
    <w:rsid w:val="00787D01"/>
    <w:rsid w:val="00790660"/>
    <w:rsid w:val="0079066F"/>
    <w:rsid w:val="00790856"/>
    <w:rsid w:val="00790CEA"/>
    <w:rsid w:val="00791421"/>
    <w:rsid w:val="00791978"/>
    <w:rsid w:val="007928FF"/>
    <w:rsid w:val="00793D6C"/>
    <w:rsid w:val="0079516C"/>
    <w:rsid w:val="00795B80"/>
    <w:rsid w:val="00795F52"/>
    <w:rsid w:val="007A178A"/>
    <w:rsid w:val="007A2CB3"/>
    <w:rsid w:val="007A2FD9"/>
    <w:rsid w:val="007A3671"/>
    <w:rsid w:val="007A3788"/>
    <w:rsid w:val="007A46DD"/>
    <w:rsid w:val="007A6887"/>
    <w:rsid w:val="007A6A20"/>
    <w:rsid w:val="007A7E1D"/>
    <w:rsid w:val="007B0311"/>
    <w:rsid w:val="007B11F2"/>
    <w:rsid w:val="007B3A91"/>
    <w:rsid w:val="007B3F8B"/>
    <w:rsid w:val="007B49EE"/>
    <w:rsid w:val="007B4BD6"/>
    <w:rsid w:val="007B709E"/>
    <w:rsid w:val="007C0F34"/>
    <w:rsid w:val="007C13B6"/>
    <w:rsid w:val="007C7974"/>
    <w:rsid w:val="007D1162"/>
    <w:rsid w:val="007D183E"/>
    <w:rsid w:val="007D21EB"/>
    <w:rsid w:val="007D5439"/>
    <w:rsid w:val="007D6DEA"/>
    <w:rsid w:val="007E147C"/>
    <w:rsid w:val="007E1C16"/>
    <w:rsid w:val="007E2FFC"/>
    <w:rsid w:val="007E3163"/>
    <w:rsid w:val="007E38BD"/>
    <w:rsid w:val="007E58F4"/>
    <w:rsid w:val="007E6CE6"/>
    <w:rsid w:val="007E73D5"/>
    <w:rsid w:val="007E7DE5"/>
    <w:rsid w:val="007F0BE1"/>
    <w:rsid w:val="007F0FAE"/>
    <w:rsid w:val="007F264D"/>
    <w:rsid w:val="007F29B6"/>
    <w:rsid w:val="007F5E0A"/>
    <w:rsid w:val="007F61BE"/>
    <w:rsid w:val="007F6DD1"/>
    <w:rsid w:val="007F71F3"/>
    <w:rsid w:val="007F7919"/>
    <w:rsid w:val="00800B3A"/>
    <w:rsid w:val="0080187D"/>
    <w:rsid w:val="008021E8"/>
    <w:rsid w:val="00802574"/>
    <w:rsid w:val="00802937"/>
    <w:rsid w:val="00805F01"/>
    <w:rsid w:val="00810BEA"/>
    <w:rsid w:val="00812E6A"/>
    <w:rsid w:val="0081382E"/>
    <w:rsid w:val="00813D33"/>
    <w:rsid w:val="008143DC"/>
    <w:rsid w:val="00815186"/>
    <w:rsid w:val="00817705"/>
    <w:rsid w:val="008201BF"/>
    <w:rsid w:val="00822549"/>
    <w:rsid w:val="0082394B"/>
    <w:rsid w:val="008244CA"/>
    <w:rsid w:val="00825360"/>
    <w:rsid w:val="00825B60"/>
    <w:rsid w:val="00826489"/>
    <w:rsid w:val="0082652F"/>
    <w:rsid w:val="00827186"/>
    <w:rsid w:val="00827571"/>
    <w:rsid w:val="00827660"/>
    <w:rsid w:val="00827D28"/>
    <w:rsid w:val="00830E77"/>
    <w:rsid w:val="008313D8"/>
    <w:rsid w:val="00831483"/>
    <w:rsid w:val="00833042"/>
    <w:rsid w:val="00833846"/>
    <w:rsid w:val="00835271"/>
    <w:rsid w:val="008353BF"/>
    <w:rsid w:val="008367A5"/>
    <w:rsid w:val="00837962"/>
    <w:rsid w:val="008379B6"/>
    <w:rsid w:val="00840009"/>
    <w:rsid w:val="00840CD5"/>
    <w:rsid w:val="008428F4"/>
    <w:rsid w:val="00843B71"/>
    <w:rsid w:val="00844912"/>
    <w:rsid w:val="00844BE2"/>
    <w:rsid w:val="00847607"/>
    <w:rsid w:val="00847740"/>
    <w:rsid w:val="00851E02"/>
    <w:rsid w:val="00852B06"/>
    <w:rsid w:val="008547F3"/>
    <w:rsid w:val="00856A96"/>
    <w:rsid w:val="0085746F"/>
    <w:rsid w:val="00860DA6"/>
    <w:rsid w:val="008618B1"/>
    <w:rsid w:val="00862076"/>
    <w:rsid w:val="0086244D"/>
    <w:rsid w:val="0086368F"/>
    <w:rsid w:val="008638AA"/>
    <w:rsid w:val="0086423A"/>
    <w:rsid w:val="00864B85"/>
    <w:rsid w:val="00865715"/>
    <w:rsid w:val="00866763"/>
    <w:rsid w:val="00866DE6"/>
    <w:rsid w:val="008716C9"/>
    <w:rsid w:val="0087181A"/>
    <w:rsid w:val="00871DDE"/>
    <w:rsid w:val="00871E07"/>
    <w:rsid w:val="00872F07"/>
    <w:rsid w:val="008755FC"/>
    <w:rsid w:val="0087561B"/>
    <w:rsid w:val="00875AAE"/>
    <w:rsid w:val="0087727C"/>
    <w:rsid w:val="00877C61"/>
    <w:rsid w:val="00880045"/>
    <w:rsid w:val="00880710"/>
    <w:rsid w:val="00881627"/>
    <w:rsid w:val="008832D9"/>
    <w:rsid w:val="008832DB"/>
    <w:rsid w:val="00883516"/>
    <w:rsid w:val="008848C9"/>
    <w:rsid w:val="00887C2E"/>
    <w:rsid w:val="00890558"/>
    <w:rsid w:val="00891426"/>
    <w:rsid w:val="008923AB"/>
    <w:rsid w:val="00894019"/>
    <w:rsid w:val="00895864"/>
    <w:rsid w:val="008964C6"/>
    <w:rsid w:val="00896885"/>
    <w:rsid w:val="0089699A"/>
    <w:rsid w:val="0089714F"/>
    <w:rsid w:val="008A0365"/>
    <w:rsid w:val="008A05F5"/>
    <w:rsid w:val="008A0721"/>
    <w:rsid w:val="008A3EB0"/>
    <w:rsid w:val="008A4959"/>
    <w:rsid w:val="008A4C54"/>
    <w:rsid w:val="008A4C5E"/>
    <w:rsid w:val="008A61D4"/>
    <w:rsid w:val="008B01D2"/>
    <w:rsid w:val="008B05B4"/>
    <w:rsid w:val="008B1C85"/>
    <w:rsid w:val="008B20D1"/>
    <w:rsid w:val="008B378E"/>
    <w:rsid w:val="008B4CFB"/>
    <w:rsid w:val="008B4FAA"/>
    <w:rsid w:val="008B5161"/>
    <w:rsid w:val="008B5BA7"/>
    <w:rsid w:val="008B6019"/>
    <w:rsid w:val="008B6207"/>
    <w:rsid w:val="008B783B"/>
    <w:rsid w:val="008C0E02"/>
    <w:rsid w:val="008C2169"/>
    <w:rsid w:val="008C21A5"/>
    <w:rsid w:val="008C2DC7"/>
    <w:rsid w:val="008C48E5"/>
    <w:rsid w:val="008C4DBB"/>
    <w:rsid w:val="008D0F57"/>
    <w:rsid w:val="008D1388"/>
    <w:rsid w:val="008D16E6"/>
    <w:rsid w:val="008D287C"/>
    <w:rsid w:val="008D2B60"/>
    <w:rsid w:val="008D2E16"/>
    <w:rsid w:val="008D42A7"/>
    <w:rsid w:val="008D441E"/>
    <w:rsid w:val="008D4DCA"/>
    <w:rsid w:val="008D5A36"/>
    <w:rsid w:val="008D5BD0"/>
    <w:rsid w:val="008D6700"/>
    <w:rsid w:val="008D6B84"/>
    <w:rsid w:val="008D7166"/>
    <w:rsid w:val="008E1F7A"/>
    <w:rsid w:val="008E432D"/>
    <w:rsid w:val="008E48B4"/>
    <w:rsid w:val="008E637E"/>
    <w:rsid w:val="008E6960"/>
    <w:rsid w:val="008E6BC0"/>
    <w:rsid w:val="008E712E"/>
    <w:rsid w:val="008F134C"/>
    <w:rsid w:val="008F1E45"/>
    <w:rsid w:val="008F2A1B"/>
    <w:rsid w:val="008F57BC"/>
    <w:rsid w:val="008F63E6"/>
    <w:rsid w:val="008F6487"/>
    <w:rsid w:val="008F64D1"/>
    <w:rsid w:val="008F6BFC"/>
    <w:rsid w:val="008F7515"/>
    <w:rsid w:val="00900867"/>
    <w:rsid w:val="0090163A"/>
    <w:rsid w:val="00901666"/>
    <w:rsid w:val="00902531"/>
    <w:rsid w:val="00902DF5"/>
    <w:rsid w:val="009031AC"/>
    <w:rsid w:val="009031F0"/>
    <w:rsid w:val="00903C89"/>
    <w:rsid w:val="00903CE4"/>
    <w:rsid w:val="00903DF9"/>
    <w:rsid w:val="00903E90"/>
    <w:rsid w:val="00904223"/>
    <w:rsid w:val="009053EC"/>
    <w:rsid w:val="00907B18"/>
    <w:rsid w:val="00907E2C"/>
    <w:rsid w:val="00910542"/>
    <w:rsid w:val="00910AFB"/>
    <w:rsid w:val="00913924"/>
    <w:rsid w:val="00921A8D"/>
    <w:rsid w:val="00922D68"/>
    <w:rsid w:val="00925CAD"/>
    <w:rsid w:val="00926964"/>
    <w:rsid w:val="00926A41"/>
    <w:rsid w:val="00927E70"/>
    <w:rsid w:val="0093058B"/>
    <w:rsid w:val="009326FF"/>
    <w:rsid w:val="009376AC"/>
    <w:rsid w:val="0094155B"/>
    <w:rsid w:val="00942272"/>
    <w:rsid w:val="009423A2"/>
    <w:rsid w:val="0094266A"/>
    <w:rsid w:val="0094378E"/>
    <w:rsid w:val="00943C7E"/>
    <w:rsid w:val="00943E5E"/>
    <w:rsid w:val="00944177"/>
    <w:rsid w:val="00945275"/>
    <w:rsid w:val="00945C8E"/>
    <w:rsid w:val="00947FF1"/>
    <w:rsid w:val="009513CC"/>
    <w:rsid w:val="00952C64"/>
    <w:rsid w:val="00952D2F"/>
    <w:rsid w:val="00955A74"/>
    <w:rsid w:val="00955E64"/>
    <w:rsid w:val="00956AC2"/>
    <w:rsid w:val="00956E1E"/>
    <w:rsid w:val="00957466"/>
    <w:rsid w:val="00957547"/>
    <w:rsid w:val="00957B75"/>
    <w:rsid w:val="0096018A"/>
    <w:rsid w:val="009609CB"/>
    <w:rsid w:val="00961AD6"/>
    <w:rsid w:val="00962345"/>
    <w:rsid w:val="00962900"/>
    <w:rsid w:val="00962C78"/>
    <w:rsid w:val="00964AC2"/>
    <w:rsid w:val="00965980"/>
    <w:rsid w:val="009667C3"/>
    <w:rsid w:val="009704F5"/>
    <w:rsid w:val="009709FD"/>
    <w:rsid w:val="00972503"/>
    <w:rsid w:val="00972EC2"/>
    <w:rsid w:val="00973BFD"/>
    <w:rsid w:val="00973F5D"/>
    <w:rsid w:val="00976788"/>
    <w:rsid w:val="00981152"/>
    <w:rsid w:val="009819EC"/>
    <w:rsid w:val="00982831"/>
    <w:rsid w:val="00982976"/>
    <w:rsid w:val="00983985"/>
    <w:rsid w:val="00983D2F"/>
    <w:rsid w:val="00983D30"/>
    <w:rsid w:val="009841A0"/>
    <w:rsid w:val="0098523F"/>
    <w:rsid w:val="00986C06"/>
    <w:rsid w:val="009901E1"/>
    <w:rsid w:val="00991FCA"/>
    <w:rsid w:val="00992560"/>
    <w:rsid w:val="00992CCF"/>
    <w:rsid w:val="009932FE"/>
    <w:rsid w:val="00993E97"/>
    <w:rsid w:val="00996F0F"/>
    <w:rsid w:val="00997A82"/>
    <w:rsid w:val="009A067B"/>
    <w:rsid w:val="009A254F"/>
    <w:rsid w:val="009A26D3"/>
    <w:rsid w:val="009A27F9"/>
    <w:rsid w:val="009A2897"/>
    <w:rsid w:val="009A4187"/>
    <w:rsid w:val="009A49C4"/>
    <w:rsid w:val="009A63B3"/>
    <w:rsid w:val="009A79CA"/>
    <w:rsid w:val="009B02FC"/>
    <w:rsid w:val="009B0B0B"/>
    <w:rsid w:val="009B0E52"/>
    <w:rsid w:val="009B1013"/>
    <w:rsid w:val="009B1B2A"/>
    <w:rsid w:val="009B20F8"/>
    <w:rsid w:val="009B21E0"/>
    <w:rsid w:val="009B2F05"/>
    <w:rsid w:val="009B53E4"/>
    <w:rsid w:val="009B5B19"/>
    <w:rsid w:val="009B7BD7"/>
    <w:rsid w:val="009B7FA8"/>
    <w:rsid w:val="009C0035"/>
    <w:rsid w:val="009C0556"/>
    <w:rsid w:val="009C089D"/>
    <w:rsid w:val="009C1C5E"/>
    <w:rsid w:val="009C1D9F"/>
    <w:rsid w:val="009C2561"/>
    <w:rsid w:val="009C415B"/>
    <w:rsid w:val="009C5430"/>
    <w:rsid w:val="009C5AE4"/>
    <w:rsid w:val="009C5D4A"/>
    <w:rsid w:val="009C74BF"/>
    <w:rsid w:val="009D149A"/>
    <w:rsid w:val="009D168E"/>
    <w:rsid w:val="009D1D65"/>
    <w:rsid w:val="009D3FAF"/>
    <w:rsid w:val="009D4079"/>
    <w:rsid w:val="009D419D"/>
    <w:rsid w:val="009D4931"/>
    <w:rsid w:val="009D4B52"/>
    <w:rsid w:val="009D788F"/>
    <w:rsid w:val="009E0ECA"/>
    <w:rsid w:val="009E1A9B"/>
    <w:rsid w:val="009E4A07"/>
    <w:rsid w:val="009E4F49"/>
    <w:rsid w:val="009E612A"/>
    <w:rsid w:val="009E6973"/>
    <w:rsid w:val="009E6B40"/>
    <w:rsid w:val="009E706A"/>
    <w:rsid w:val="009F0C25"/>
    <w:rsid w:val="009F113F"/>
    <w:rsid w:val="009F1FFE"/>
    <w:rsid w:val="009F36BB"/>
    <w:rsid w:val="009F398B"/>
    <w:rsid w:val="009F41AA"/>
    <w:rsid w:val="009F454E"/>
    <w:rsid w:val="009F545D"/>
    <w:rsid w:val="009F5507"/>
    <w:rsid w:val="009F7E77"/>
    <w:rsid w:val="00A028A7"/>
    <w:rsid w:val="00A0550C"/>
    <w:rsid w:val="00A05755"/>
    <w:rsid w:val="00A100FA"/>
    <w:rsid w:val="00A10BA0"/>
    <w:rsid w:val="00A12144"/>
    <w:rsid w:val="00A1217C"/>
    <w:rsid w:val="00A1346B"/>
    <w:rsid w:val="00A13500"/>
    <w:rsid w:val="00A13A89"/>
    <w:rsid w:val="00A16430"/>
    <w:rsid w:val="00A16B9D"/>
    <w:rsid w:val="00A20D63"/>
    <w:rsid w:val="00A212C8"/>
    <w:rsid w:val="00A22D23"/>
    <w:rsid w:val="00A234BF"/>
    <w:rsid w:val="00A2395D"/>
    <w:rsid w:val="00A25278"/>
    <w:rsid w:val="00A2561A"/>
    <w:rsid w:val="00A25788"/>
    <w:rsid w:val="00A273D6"/>
    <w:rsid w:val="00A3024F"/>
    <w:rsid w:val="00A302B2"/>
    <w:rsid w:val="00A334D9"/>
    <w:rsid w:val="00A34B33"/>
    <w:rsid w:val="00A351D1"/>
    <w:rsid w:val="00A35BF7"/>
    <w:rsid w:val="00A37A44"/>
    <w:rsid w:val="00A37C17"/>
    <w:rsid w:val="00A420D0"/>
    <w:rsid w:val="00A42DD1"/>
    <w:rsid w:val="00A42F9B"/>
    <w:rsid w:val="00A439C1"/>
    <w:rsid w:val="00A4509F"/>
    <w:rsid w:val="00A45EC8"/>
    <w:rsid w:val="00A46A67"/>
    <w:rsid w:val="00A47233"/>
    <w:rsid w:val="00A47B0E"/>
    <w:rsid w:val="00A5057F"/>
    <w:rsid w:val="00A54472"/>
    <w:rsid w:val="00A553E9"/>
    <w:rsid w:val="00A55A4D"/>
    <w:rsid w:val="00A55A57"/>
    <w:rsid w:val="00A56073"/>
    <w:rsid w:val="00A565D0"/>
    <w:rsid w:val="00A61C94"/>
    <w:rsid w:val="00A61E06"/>
    <w:rsid w:val="00A64AEF"/>
    <w:rsid w:val="00A661BB"/>
    <w:rsid w:val="00A668F5"/>
    <w:rsid w:val="00A67067"/>
    <w:rsid w:val="00A67690"/>
    <w:rsid w:val="00A6778C"/>
    <w:rsid w:val="00A67E53"/>
    <w:rsid w:val="00A707BA"/>
    <w:rsid w:val="00A70813"/>
    <w:rsid w:val="00A70867"/>
    <w:rsid w:val="00A71DB3"/>
    <w:rsid w:val="00A745F5"/>
    <w:rsid w:val="00A75B57"/>
    <w:rsid w:val="00A75DDB"/>
    <w:rsid w:val="00A75E17"/>
    <w:rsid w:val="00A76195"/>
    <w:rsid w:val="00A76333"/>
    <w:rsid w:val="00A76370"/>
    <w:rsid w:val="00A77FE7"/>
    <w:rsid w:val="00A84FA0"/>
    <w:rsid w:val="00A86F30"/>
    <w:rsid w:val="00A872B9"/>
    <w:rsid w:val="00A905CC"/>
    <w:rsid w:val="00A90FB9"/>
    <w:rsid w:val="00A9130E"/>
    <w:rsid w:val="00A915FE"/>
    <w:rsid w:val="00A93C33"/>
    <w:rsid w:val="00A952AE"/>
    <w:rsid w:val="00A964EF"/>
    <w:rsid w:val="00A96645"/>
    <w:rsid w:val="00A96F36"/>
    <w:rsid w:val="00A9788A"/>
    <w:rsid w:val="00AA0ADB"/>
    <w:rsid w:val="00AA37A7"/>
    <w:rsid w:val="00AA3FBE"/>
    <w:rsid w:val="00AA5AD6"/>
    <w:rsid w:val="00AA6272"/>
    <w:rsid w:val="00AA6876"/>
    <w:rsid w:val="00AA6DAE"/>
    <w:rsid w:val="00AA7000"/>
    <w:rsid w:val="00AA7321"/>
    <w:rsid w:val="00AB07C6"/>
    <w:rsid w:val="00AB0F7A"/>
    <w:rsid w:val="00AB2F5B"/>
    <w:rsid w:val="00AB3E0C"/>
    <w:rsid w:val="00AB49B2"/>
    <w:rsid w:val="00AB5209"/>
    <w:rsid w:val="00AB55FE"/>
    <w:rsid w:val="00AB5AE5"/>
    <w:rsid w:val="00AB60C3"/>
    <w:rsid w:val="00AB6B3F"/>
    <w:rsid w:val="00AB764A"/>
    <w:rsid w:val="00AB7F16"/>
    <w:rsid w:val="00AC082D"/>
    <w:rsid w:val="00AC0983"/>
    <w:rsid w:val="00AC0F38"/>
    <w:rsid w:val="00AC2B26"/>
    <w:rsid w:val="00AC376D"/>
    <w:rsid w:val="00AC48FD"/>
    <w:rsid w:val="00AC59BC"/>
    <w:rsid w:val="00AC68D3"/>
    <w:rsid w:val="00AC6CF7"/>
    <w:rsid w:val="00AC70F3"/>
    <w:rsid w:val="00AC7454"/>
    <w:rsid w:val="00AC74C6"/>
    <w:rsid w:val="00AD1876"/>
    <w:rsid w:val="00AD51C7"/>
    <w:rsid w:val="00AD5884"/>
    <w:rsid w:val="00AD6082"/>
    <w:rsid w:val="00AD6A96"/>
    <w:rsid w:val="00AE0B44"/>
    <w:rsid w:val="00AE0DFA"/>
    <w:rsid w:val="00AE19CB"/>
    <w:rsid w:val="00AE1FFC"/>
    <w:rsid w:val="00AE4C5A"/>
    <w:rsid w:val="00AE5171"/>
    <w:rsid w:val="00AE5227"/>
    <w:rsid w:val="00AE717B"/>
    <w:rsid w:val="00AF0075"/>
    <w:rsid w:val="00AF0D5E"/>
    <w:rsid w:val="00AF0ECE"/>
    <w:rsid w:val="00AF143F"/>
    <w:rsid w:val="00AF2D52"/>
    <w:rsid w:val="00AF301B"/>
    <w:rsid w:val="00AF3B91"/>
    <w:rsid w:val="00AF4B5C"/>
    <w:rsid w:val="00AF59E6"/>
    <w:rsid w:val="00AF79EE"/>
    <w:rsid w:val="00B00773"/>
    <w:rsid w:val="00B0129C"/>
    <w:rsid w:val="00B05AD2"/>
    <w:rsid w:val="00B06887"/>
    <w:rsid w:val="00B1009A"/>
    <w:rsid w:val="00B10AC0"/>
    <w:rsid w:val="00B11319"/>
    <w:rsid w:val="00B11E7A"/>
    <w:rsid w:val="00B1352C"/>
    <w:rsid w:val="00B159D3"/>
    <w:rsid w:val="00B15DD6"/>
    <w:rsid w:val="00B17254"/>
    <w:rsid w:val="00B20ECF"/>
    <w:rsid w:val="00B20F24"/>
    <w:rsid w:val="00B22089"/>
    <w:rsid w:val="00B22A57"/>
    <w:rsid w:val="00B22B43"/>
    <w:rsid w:val="00B22F23"/>
    <w:rsid w:val="00B232DC"/>
    <w:rsid w:val="00B2418F"/>
    <w:rsid w:val="00B254F7"/>
    <w:rsid w:val="00B25683"/>
    <w:rsid w:val="00B25833"/>
    <w:rsid w:val="00B25B01"/>
    <w:rsid w:val="00B277C3"/>
    <w:rsid w:val="00B304E9"/>
    <w:rsid w:val="00B31066"/>
    <w:rsid w:val="00B314ED"/>
    <w:rsid w:val="00B31A09"/>
    <w:rsid w:val="00B320BB"/>
    <w:rsid w:val="00B33643"/>
    <w:rsid w:val="00B33B18"/>
    <w:rsid w:val="00B340C6"/>
    <w:rsid w:val="00B343F8"/>
    <w:rsid w:val="00B34679"/>
    <w:rsid w:val="00B353AD"/>
    <w:rsid w:val="00B35E18"/>
    <w:rsid w:val="00B3645E"/>
    <w:rsid w:val="00B40E9E"/>
    <w:rsid w:val="00B41B08"/>
    <w:rsid w:val="00B434A1"/>
    <w:rsid w:val="00B43BA6"/>
    <w:rsid w:val="00B43FA1"/>
    <w:rsid w:val="00B44861"/>
    <w:rsid w:val="00B44DB8"/>
    <w:rsid w:val="00B46CF3"/>
    <w:rsid w:val="00B50C9F"/>
    <w:rsid w:val="00B51295"/>
    <w:rsid w:val="00B51D99"/>
    <w:rsid w:val="00B53853"/>
    <w:rsid w:val="00B54899"/>
    <w:rsid w:val="00B56BBE"/>
    <w:rsid w:val="00B57FB8"/>
    <w:rsid w:val="00B614D9"/>
    <w:rsid w:val="00B62268"/>
    <w:rsid w:val="00B62337"/>
    <w:rsid w:val="00B62D59"/>
    <w:rsid w:val="00B62DE5"/>
    <w:rsid w:val="00B636F6"/>
    <w:rsid w:val="00B649F4"/>
    <w:rsid w:val="00B666DF"/>
    <w:rsid w:val="00B66BAD"/>
    <w:rsid w:val="00B672EC"/>
    <w:rsid w:val="00B677E4"/>
    <w:rsid w:val="00B70272"/>
    <w:rsid w:val="00B70F62"/>
    <w:rsid w:val="00B71B27"/>
    <w:rsid w:val="00B720EB"/>
    <w:rsid w:val="00B72F53"/>
    <w:rsid w:val="00B73917"/>
    <w:rsid w:val="00B73DB1"/>
    <w:rsid w:val="00B7454A"/>
    <w:rsid w:val="00B748E4"/>
    <w:rsid w:val="00B7549D"/>
    <w:rsid w:val="00B75694"/>
    <w:rsid w:val="00B75E18"/>
    <w:rsid w:val="00B76359"/>
    <w:rsid w:val="00B76BA7"/>
    <w:rsid w:val="00B80C15"/>
    <w:rsid w:val="00B81D2B"/>
    <w:rsid w:val="00B82047"/>
    <w:rsid w:val="00B82A19"/>
    <w:rsid w:val="00B82C70"/>
    <w:rsid w:val="00B8500F"/>
    <w:rsid w:val="00B851BF"/>
    <w:rsid w:val="00B86BD1"/>
    <w:rsid w:val="00B90514"/>
    <w:rsid w:val="00B91446"/>
    <w:rsid w:val="00B91909"/>
    <w:rsid w:val="00B94D2C"/>
    <w:rsid w:val="00B96364"/>
    <w:rsid w:val="00B9742F"/>
    <w:rsid w:val="00B974C1"/>
    <w:rsid w:val="00BA1364"/>
    <w:rsid w:val="00BA13F2"/>
    <w:rsid w:val="00BA1D3B"/>
    <w:rsid w:val="00BA21B3"/>
    <w:rsid w:val="00BA308D"/>
    <w:rsid w:val="00BA39CA"/>
    <w:rsid w:val="00BA4C7C"/>
    <w:rsid w:val="00BA6FFE"/>
    <w:rsid w:val="00BAF0F6"/>
    <w:rsid w:val="00BB1D37"/>
    <w:rsid w:val="00BB2019"/>
    <w:rsid w:val="00BB285F"/>
    <w:rsid w:val="00BB2C9B"/>
    <w:rsid w:val="00BB345C"/>
    <w:rsid w:val="00BB37F7"/>
    <w:rsid w:val="00BB5BCC"/>
    <w:rsid w:val="00BC170B"/>
    <w:rsid w:val="00BC17CD"/>
    <w:rsid w:val="00BC17E0"/>
    <w:rsid w:val="00BC2A4B"/>
    <w:rsid w:val="00BC4F99"/>
    <w:rsid w:val="00BC683F"/>
    <w:rsid w:val="00BC6E79"/>
    <w:rsid w:val="00BD01C5"/>
    <w:rsid w:val="00BD01E0"/>
    <w:rsid w:val="00BD15D5"/>
    <w:rsid w:val="00BD3D8E"/>
    <w:rsid w:val="00BD3F16"/>
    <w:rsid w:val="00BD4C11"/>
    <w:rsid w:val="00BD4E29"/>
    <w:rsid w:val="00BD56FB"/>
    <w:rsid w:val="00BD58E5"/>
    <w:rsid w:val="00BD5D89"/>
    <w:rsid w:val="00BD6761"/>
    <w:rsid w:val="00BD6839"/>
    <w:rsid w:val="00BD6BF9"/>
    <w:rsid w:val="00BE23A4"/>
    <w:rsid w:val="00BE313D"/>
    <w:rsid w:val="00BE3847"/>
    <w:rsid w:val="00BE3B24"/>
    <w:rsid w:val="00BE3C90"/>
    <w:rsid w:val="00BE4CC8"/>
    <w:rsid w:val="00BE5826"/>
    <w:rsid w:val="00BE59F0"/>
    <w:rsid w:val="00BE5B8B"/>
    <w:rsid w:val="00BE6714"/>
    <w:rsid w:val="00BE67E4"/>
    <w:rsid w:val="00BE6D36"/>
    <w:rsid w:val="00BE6DA9"/>
    <w:rsid w:val="00BE7EB7"/>
    <w:rsid w:val="00BF01DF"/>
    <w:rsid w:val="00BF2431"/>
    <w:rsid w:val="00BF2D67"/>
    <w:rsid w:val="00BF30EF"/>
    <w:rsid w:val="00BF3EB8"/>
    <w:rsid w:val="00BF6F3B"/>
    <w:rsid w:val="00BF7CC4"/>
    <w:rsid w:val="00BF7F55"/>
    <w:rsid w:val="00C0029C"/>
    <w:rsid w:val="00C00B67"/>
    <w:rsid w:val="00C02F46"/>
    <w:rsid w:val="00C0356E"/>
    <w:rsid w:val="00C035B7"/>
    <w:rsid w:val="00C04263"/>
    <w:rsid w:val="00C0478A"/>
    <w:rsid w:val="00C053F1"/>
    <w:rsid w:val="00C06574"/>
    <w:rsid w:val="00C06E1C"/>
    <w:rsid w:val="00C072A0"/>
    <w:rsid w:val="00C07FA1"/>
    <w:rsid w:val="00C105AB"/>
    <w:rsid w:val="00C10715"/>
    <w:rsid w:val="00C12326"/>
    <w:rsid w:val="00C130BB"/>
    <w:rsid w:val="00C14C2D"/>
    <w:rsid w:val="00C151F2"/>
    <w:rsid w:val="00C1596C"/>
    <w:rsid w:val="00C172C7"/>
    <w:rsid w:val="00C20411"/>
    <w:rsid w:val="00C21448"/>
    <w:rsid w:val="00C21BD8"/>
    <w:rsid w:val="00C21EF7"/>
    <w:rsid w:val="00C221F5"/>
    <w:rsid w:val="00C22F7E"/>
    <w:rsid w:val="00C2473D"/>
    <w:rsid w:val="00C25948"/>
    <w:rsid w:val="00C27082"/>
    <w:rsid w:val="00C308AC"/>
    <w:rsid w:val="00C30C93"/>
    <w:rsid w:val="00C31D0F"/>
    <w:rsid w:val="00C31EC2"/>
    <w:rsid w:val="00C327BD"/>
    <w:rsid w:val="00C3431A"/>
    <w:rsid w:val="00C35731"/>
    <w:rsid w:val="00C359F5"/>
    <w:rsid w:val="00C36579"/>
    <w:rsid w:val="00C368B2"/>
    <w:rsid w:val="00C37447"/>
    <w:rsid w:val="00C3782D"/>
    <w:rsid w:val="00C40480"/>
    <w:rsid w:val="00C4064F"/>
    <w:rsid w:val="00C432BC"/>
    <w:rsid w:val="00C438F4"/>
    <w:rsid w:val="00C469A6"/>
    <w:rsid w:val="00C46A65"/>
    <w:rsid w:val="00C472D5"/>
    <w:rsid w:val="00C50F52"/>
    <w:rsid w:val="00C51A46"/>
    <w:rsid w:val="00C521F3"/>
    <w:rsid w:val="00C53348"/>
    <w:rsid w:val="00C54EFC"/>
    <w:rsid w:val="00C55D2B"/>
    <w:rsid w:val="00C575EF"/>
    <w:rsid w:val="00C57BE4"/>
    <w:rsid w:val="00C57DB5"/>
    <w:rsid w:val="00C6167C"/>
    <w:rsid w:val="00C61A48"/>
    <w:rsid w:val="00C63796"/>
    <w:rsid w:val="00C6506C"/>
    <w:rsid w:val="00C65459"/>
    <w:rsid w:val="00C6554A"/>
    <w:rsid w:val="00C66314"/>
    <w:rsid w:val="00C6729F"/>
    <w:rsid w:val="00C67920"/>
    <w:rsid w:val="00C70263"/>
    <w:rsid w:val="00C7271D"/>
    <w:rsid w:val="00C72E08"/>
    <w:rsid w:val="00C73435"/>
    <w:rsid w:val="00C74F28"/>
    <w:rsid w:val="00C76357"/>
    <w:rsid w:val="00C76B58"/>
    <w:rsid w:val="00C76F48"/>
    <w:rsid w:val="00C806E0"/>
    <w:rsid w:val="00C80D20"/>
    <w:rsid w:val="00C81493"/>
    <w:rsid w:val="00C819D8"/>
    <w:rsid w:val="00C81B0E"/>
    <w:rsid w:val="00C82482"/>
    <w:rsid w:val="00C8444A"/>
    <w:rsid w:val="00C85E88"/>
    <w:rsid w:val="00C864FA"/>
    <w:rsid w:val="00C87C9B"/>
    <w:rsid w:val="00C9090A"/>
    <w:rsid w:val="00C913F2"/>
    <w:rsid w:val="00C9332B"/>
    <w:rsid w:val="00C936B4"/>
    <w:rsid w:val="00C942F4"/>
    <w:rsid w:val="00C95311"/>
    <w:rsid w:val="00C97659"/>
    <w:rsid w:val="00CA1ADB"/>
    <w:rsid w:val="00CA2D29"/>
    <w:rsid w:val="00CA333A"/>
    <w:rsid w:val="00CA3AFC"/>
    <w:rsid w:val="00CA4B7A"/>
    <w:rsid w:val="00CA4C78"/>
    <w:rsid w:val="00CA504F"/>
    <w:rsid w:val="00CA52D6"/>
    <w:rsid w:val="00CA5343"/>
    <w:rsid w:val="00CA5EC9"/>
    <w:rsid w:val="00CA695C"/>
    <w:rsid w:val="00CA69F5"/>
    <w:rsid w:val="00CB1111"/>
    <w:rsid w:val="00CB14EA"/>
    <w:rsid w:val="00CB1875"/>
    <w:rsid w:val="00CB35AC"/>
    <w:rsid w:val="00CB379B"/>
    <w:rsid w:val="00CB3B4D"/>
    <w:rsid w:val="00CB3E80"/>
    <w:rsid w:val="00CB4B99"/>
    <w:rsid w:val="00CB72E2"/>
    <w:rsid w:val="00CB7391"/>
    <w:rsid w:val="00CB7F66"/>
    <w:rsid w:val="00CC0495"/>
    <w:rsid w:val="00CC0534"/>
    <w:rsid w:val="00CC0816"/>
    <w:rsid w:val="00CC1EC0"/>
    <w:rsid w:val="00CC2A16"/>
    <w:rsid w:val="00CC3C99"/>
    <w:rsid w:val="00CC4A01"/>
    <w:rsid w:val="00CC5E93"/>
    <w:rsid w:val="00CD0963"/>
    <w:rsid w:val="00CD11DE"/>
    <w:rsid w:val="00CD1C7F"/>
    <w:rsid w:val="00CD250E"/>
    <w:rsid w:val="00CD2955"/>
    <w:rsid w:val="00CD3306"/>
    <w:rsid w:val="00CD3FBB"/>
    <w:rsid w:val="00CD495D"/>
    <w:rsid w:val="00CD5B1F"/>
    <w:rsid w:val="00CD657B"/>
    <w:rsid w:val="00CE0223"/>
    <w:rsid w:val="00CE04A5"/>
    <w:rsid w:val="00CE0B10"/>
    <w:rsid w:val="00CE1F46"/>
    <w:rsid w:val="00CE1FCE"/>
    <w:rsid w:val="00CE2F9E"/>
    <w:rsid w:val="00CE35B9"/>
    <w:rsid w:val="00CE3E54"/>
    <w:rsid w:val="00CE508F"/>
    <w:rsid w:val="00CF0035"/>
    <w:rsid w:val="00CF0DCE"/>
    <w:rsid w:val="00CF0EAD"/>
    <w:rsid w:val="00CF223C"/>
    <w:rsid w:val="00CF2FCF"/>
    <w:rsid w:val="00CF4EDF"/>
    <w:rsid w:val="00CF5C85"/>
    <w:rsid w:val="00D00916"/>
    <w:rsid w:val="00D012E3"/>
    <w:rsid w:val="00D01795"/>
    <w:rsid w:val="00D03A21"/>
    <w:rsid w:val="00D045A3"/>
    <w:rsid w:val="00D060C6"/>
    <w:rsid w:val="00D1038C"/>
    <w:rsid w:val="00D106BA"/>
    <w:rsid w:val="00D10E4E"/>
    <w:rsid w:val="00D10E7C"/>
    <w:rsid w:val="00D1113C"/>
    <w:rsid w:val="00D14BEB"/>
    <w:rsid w:val="00D151B5"/>
    <w:rsid w:val="00D16AB9"/>
    <w:rsid w:val="00D17B05"/>
    <w:rsid w:val="00D17BC5"/>
    <w:rsid w:val="00D17F3A"/>
    <w:rsid w:val="00D20009"/>
    <w:rsid w:val="00D21B32"/>
    <w:rsid w:val="00D263FA"/>
    <w:rsid w:val="00D26B82"/>
    <w:rsid w:val="00D301D3"/>
    <w:rsid w:val="00D31C93"/>
    <w:rsid w:val="00D322BC"/>
    <w:rsid w:val="00D32871"/>
    <w:rsid w:val="00D3353E"/>
    <w:rsid w:val="00D33C65"/>
    <w:rsid w:val="00D33EF0"/>
    <w:rsid w:val="00D34BF7"/>
    <w:rsid w:val="00D455CE"/>
    <w:rsid w:val="00D46BCD"/>
    <w:rsid w:val="00D47160"/>
    <w:rsid w:val="00D47546"/>
    <w:rsid w:val="00D514FC"/>
    <w:rsid w:val="00D51A0A"/>
    <w:rsid w:val="00D52581"/>
    <w:rsid w:val="00D53E29"/>
    <w:rsid w:val="00D5451D"/>
    <w:rsid w:val="00D549C1"/>
    <w:rsid w:val="00D55A13"/>
    <w:rsid w:val="00D55E62"/>
    <w:rsid w:val="00D5739B"/>
    <w:rsid w:val="00D600CC"/>
    <w:rsid w:val="00D603D0"/>
    <w:rsid w:val="00D60BC7"/>
    <w:rsid w:val="00D60C71"/>
    <w:rsid w:val="00D611CA"/>
    <w:rsid w:val="00D622D5"/>
    <w:rsid w:val="00D6287A"/>
    <w:rsid w:val="00D64A2D"/>
    <w:rsid w:val="00D64FAE"/>
    <w:rsid w:val="00D6651B"/>
    <w:rsid w:val="00D707F4"/>
    <w:rsid w:val="00D70D06"/>
    <w:rsid w:val="00D716E9"/>
    <w:rsid w:val="00D71CA9"/>
    <w:rsid w:val="00D73D19"/>
    <w:rsid w:val="00D75861"/>
    <w:rsid w:val="00D76B77"/>
    <w:rsid w:val="00D80550"/>
    <w:rsid w:val="00D816C2"/>
    <w:rsid w:val="00D84059"/>
    <w:rsid w:val="00D8593F"/>
    <w:rsid w:val="00D8676D"/>
    <w:rsid w:val="00D86B4D"/>
    <w:rsid w:val="00D902FF"/>
    <w:rsid w:val="00D92248"/>
    <w:rsid w:val="00D94214"/>
    <w:rsid w:val="00D951DA"/>
    <w:rsid w:val="00D95EC8"/>
    <w:rsid w:val="00D97C70"/>
    <w:rsid w:val="00DA07EB"/>
    <w:rsid w:val="00DA1B0D"/>
    <w:rsid w:val="00DA2880"/>
    <w:rsid w:val="00DA2A73"/>
    <w:rsid w:val="00DA4784"/>
    <w:rsid w:val="00DA5855"/>
    <w:rsid w:val="00DA65D8"/>
    <w:rsid w:val="00DA691B"/>
    <w:rsid w:val="00DA6D86"/>
    <w:rsid w:val="00DA70E5"/>
    <w:rsid w:val="00DA75D1"/>
    <w:rsid w:val="00DA7A31"/>
    <w:rsid w:val="00DA7BA5"/>
    <w:rsid w:val="00DB37EC"/>
    <w:rsid w:val="00DB4A1F"/>
    <w:rsid w:val="00DC0365"/>
    <w:rsid w:val="00DC0A43"/>
    <w:rsid w:val="00DC0B4C"/>
    <w:rsid w:val="00DC21B5"/>
    <w:rsid w:val="00DC39FD"/>
    <w:rsid w:val="00DC5FAD"/>
    <w:rsid w:val="00DC610C"/>
    <w:rsid w:val="00DD211D"/>
    <w:rsid w:val="00DD3B27"/>
    <w:rsid w:val="00DD631F"/>
    <w:rsid w:val="00DD74F8"/>
    <w:rsid w:val="00DE0F3D"/>
    <w:rsid w:val="00DE411D"/>
    <w:rsid w:val="00DE42E4"/>
    <w:rsid w:val="00DE48A0"/>
    <w:rsid w:val="00DE5555"/>
    <w:rsid w:val="00DE75DC"/>
    <w:rsid w:val="00DF0532"/>
    <w:rsid w:val="00DF23AA"/>
    <w:rsid w:val="00DF37A6"/>
    <w:rsid w:val="00DF4224"/>
    <w:rsid w:val="00DF4D05"/>
    <w:rsid w:val="00DF5306"/>
    <w:rsid w:val="00DF5B6B"/>
    <w:rsid w:val="00DF7E3B"/>
    <w:rsid w:val="00E006E0"/>
    <w:rsid w:val="00E00A28"/>
    <w:rsid w:val="00E054C8"/>
    <w:rsid w:val="00E1039D"/>
    <w:rsid w:val="00E12F83"/>
    <w:rsid w:val="00E13752"/>
    <w:rsid w:val="00E13C7E"/>
    <w:rsid w:val="00E161AC"/>
    <w:rsid w:val="00E162A4"/>
    <w:rsid w:val="00E16329"/>
    <w:rsid w:val="00E17374"/>
    <w:rsid w:val="00E17D72"/>
    <w:rsid w:val="00E17EA0"/>
    <w:rsid w:val="00E2078C"/>
    <w:rsid w:val="00E20E92"/>
    <w:rsid w:val="00E22760"/>
    <w:rsid w:val="00E236AF"/>
    <w:rsid w:val="00E23D4D"/>
    <w:rsid w:val="00E24155"/>
    <w:rsid w:val="00E24D7E"/>
    <w:rsid w:val="00E250FD"/>
    <w:rsid w:val="00E25E8E"/>
    <w:rsid w:val="00E263DA"/>
    <w:rsid w:val="00E274AD"/>
    <w:rsid w:val="00E300C1"/>
    <w:rsid w:val="00E31094"/>
    <w:rsid w:val="00E3113C"/>
    <w:rsid w:val="00E33623"/>
    <w:rsid w:val="00E33C46"/>
    <w:rsid w:val="00E34236"/>
    <w:rsid w:val="00E34645"/>
    <w:rsid w:val="00E34788"/>
    <w:rsid w:val="00E34B4A"/>
    <w:rsid w:val="00E34D49"/>
    <w:rsid w:val="00E35856"/>
    <w:rsid w:val="00E37F96"/>
    <w:rsid w:val="00E41276"/>
    <w:rsid w:val="00E41765"/>
    <w:rsid w:val="00E4239F"/>
    <w:rsid w:val="00E4328B"/>
    <w:rsid w:val="00E44609"/>
    <w:rsid w:val="00E4487A"/>
    <w:rsid w:val="00E458F6"/>
    <w:rsid w:val="00E45F07"/>
    <w:rsid w:val="00E46576"/>
    <w:rsid w:val="00E4676C"/>
    <w:rsid w:val="00E514BA"/>
    <w:rsid w:val="00E5248D"/>
    <w:rsid w:val="00E5280C"/>
    <w:rsid w:val="00E52DFB"/>
    <w:rsid w:val="00E546D7"/>
    <w:rsid w:val="00E547F0"/>
    <w:rsid w:val="00E54E92"/>
    <w:rsid w:val="00E563B7"/>
    <w:rsid w:val="00E56587"/>
    <w:rsid w:val="00E57FAF"/>
    <w:rsid w:val="00E61262"/>
    <w:rsid w:val="00E61D53"/>
    <w:rsid w:val="00E63696"/>
    <w:rsid w:val="00E63CB1"/>
    <w:rsid w:val="00E64646"/>
    <w:rsid w:val="00E647C2"/>
    <w:rsid w:val="00E64BCD"/>
    <w:rsid w:val="00E64E7F"/>
    <w:rsid w:val="00E70466"/>
    <w:rsid w:val="00E70F15"/>
    <w:rsid w:val="00E70F9D"/>
    <w:rsid w:val="00E717E6"/>
    <w:rsid w:val="00E722BE"/>
    <w:rsid w:val="00E724A0"/>
    <w:rsid w:val="00E73705"/>
    <w:rsid w:val="00E75B0D"/>
    <w:rsid w:val="00E7728F"/>
    <w:rsid w:val="00E801DD"/>
    <w:rsid w:val="00E8199C"/>
    <w:rsid w:val="00E82090"/>
    <w:rsid w:val="00E82878"/>
    <w:rsid w:val="00E828F5"/>
    <w:rsid w:val="00E830D4"/>
    <w:rsid w:val="00E836F7"/>
    <w:rsid w:val="00E840A4"/>
    <w:rsid w:val="00E84767"/>
    <w:rsid w:val="00E847BC"/>
    <w:rsid w:val="00E849C2"/>
    <w:rsid w:val="00E84AB9"/>
    <w:rsid w:val="00E85CDC"/>
    <w:rsid w:val="00E90C82"/>
    <w:rsid w:val="00E928C6"/>
    <w:rsid w:val="00E9482F"/>
    <w:rsid w:val="00E94BBC"/>
    <w:rsid w:val="00E952F4"/>
    <w:rsid w:val="00E959EB"/>
    <w:rsid w:val="00E95B4B"/>
    <w:rsid w:val="00E97E44"/>
    <w:rsid w:val="00EA2132"/>
    <w:rsid w:val="00EA3355"/>
    <w:rsid w:val="00EA700E"/>
    <w:rsid w:val="00EA722E"/>
    <w:rsid w:val="00EB1722"/>
    <w:rsid w:val="00EB194A"/>
    <w:rsid w:val="00EB3B6E"/>
    <w:rsid w:val="00EB3DB3"/>
    <w:rsid w:val="00EB43E8"/>
    <w:rsid w:val="00EB5625"/>
    <w:rsid w:val="00EB7C2B"/>
    <w:rsid w:val="00EC162A"/>
    <w:rsid w:val="00EC1885"/>
    <w:rsid w:val="00EC2214"/>
    <w:rsid w:val="00EC3BDF"/>
    <w:rsid w:val="00EC46BF"/>
    <w:rsid w:val="00EC5C31"/>
    <w:rsid w:val="00EC7D7A"/>
    <w:rsid w:val="00ED0BDF"/>
    <w:rsid w:val="00ED2FEF"/>
    <w:rsid w:val="00ED35C2"/>
    <w:rsid w:val="00ED59DB"/>
    <w:rsid w:val="00ED7273"/>
    <w:rsid w:val="00ED7C44"/>
    <w:rsid w:val="00EE0983"/>
    <w:rsid w:val="00EE370B"/>
    <w:rsid w:val="00EE3D24"/>
    <w:rsid w:val="00EE3E61"/>
    <w:rsid w:val="00EE4098"/>
    <w:rsid w:val="00EE4AE3"/>
    <w:rsid w:val="00EE585A"/>
    <w:rsid w:val="00EE6316"/>
    <w:rsid w:val="00EE703B"/>
    <w:rsid w:val="00EE7531"/>
    <w:rsid w:val="00EE7CD0"/>
    <w:rsid w:val="00EE7D0E"/>
    <w:rsid w:val="00EF0EA2"/>
    <w:rsid w:val="00EF16FD"/>
    <w:rsid w:val="00EF2744"/>
    <w:rsid w:val="00EF3DCD"/>
    <w:rsid w:val="00EF4C68"/>
    <w:rsid w:val="00EF6497"/>
    <w:rsid w:val="00F0066D"/>
    <w:rsid w:val="00F0177D"/>
    <w:rsid w:val="00F01A37"/>
    <w:rsid w:val="00F034E0"/>
    <w:rsid w:val="00F057A1"/>
    <w:rsid w:val="00F05FD4"/>
    <w:rsid w:val="00F067BF"/>
    <w:rsid w:val="00F148AA"/>
    <w:rsid w:val="00F171CE"/>
    <w:rsid w:val="00F17750"/>
    <w:rsid w:val="00F21158"/>
    <w:rsid w:val="00F2172A"/>
    <w:rsid w:val="00F21DD1"/>
    <w:rsid w:val="00F22BC5"/>
    <w:rsid w:val="00F23E9A"/>
    <w:rsid w:val="00F24A74"/>
    <w:rsid w:val="00F2559E"/>
    <w:rsid w:val="00F255D5"/>
    <w:rsid w:val="00F26A78"/>
    <w:rsid w:val="00F274EB"/>
    <w:rsid w:val="00F30071"/>
    <w:rsid w:val="00F30A38"/>
    <w:rsid w:val="00F30CB9"/>
    <w:rsid w:val="00F318B2"/>
    <w:rsid w:val="00F31EB0"/>
    <w:rsid w:val="00F3267B"/>
    <w:rsid w:val="00F334B7"/>
    <w:rsid w:val="00F33762"/>
    <w:rsid w:val="00F34087"/>
    <w:rsid w:val="00F3429F"/>
    <w:rsid w:val="00F3472A"/>
    <w:rsid w:val="00F348B3"/>
    <w:rsid w:val="00F3558A"/>
    <w:rsid w:val="00F355EC"/>
    <w:rsid w:val="00F35A08"/>
    <w:rsid w:val="00F3763A"/>
    <w:rsid w:val="00F40C49"/>
    <w:rsid w:val="00F40C7A"/>
    <w:rsid w:val="00F415EE"/>
    <w:rsid w:val="00F41F0E"/>
    <w:rsid w:val="00F42B24"/>
    <w:rsid w:val="00F4328C"/>
    <w:rsid w:val="00F435D5"/>
    <w:rsid w:val="00F43682"/>
    <w:rsid w:val="00F440FF"/>
    <w:rsid w:val="00F47078"/>
    <w:rsid w:val="00F47B05"/>
    <w:rsid w:val="00F503EE"/>
    <w:rsid w:val="00F508C4"/>
    <w:rsid w:val="00F50D06"/>
    <w:rsid w:val="00F5148A"/>
    <w:rsid w:val="00F537AE"/>
    <w:rsid w:val="00F54953"/>
    <w:rsid w:val="00F54D83"/>
    <w:rsid w:val="00F55201"/>
    <w:rsid w:val="00F55275"/>
    <w:rsid w:val="00F5737F"/>
    <w:rsid w:val="00F621AA"/>
    <w:rsid w:val="00F627FA"/>
    <w:rsid w:val="00F65EA8"/>
    <w:rsid w:val="00F671AA"/>
    <w:rsid w:val="00F70B40"/>
    <w:rsid w:val="00F73E56"/>
    <w:rsid w:val="00F74C3E"/>
    <w:rsid w:val="00F769DF"/>
    <w:rsid w:val="00F76EB9"/>
    <w:rsid w:val="00F804CA"/>
    <w:rsid w:val="00F81F88"/>
    <w:rsid w:val="00F82A4E"/>
    <w:rsid w:val="00F8343E"/>
    <w:rsid w:val="00F8423F"/>
    <w:rsid w:val="00F84984"/>
    <w:rsid w:val="00F86620"/>
    <w:rsid w:val="00F873DA"/>
    <w:rsid w:val="00F87888"/>
    <w:rsid w:val="00F90DA9"/>
    <w:rsid w:val="00F91A62"/>
    <w:rsid w:val="00F936D4"/>
    <w:rsid w:val="00F93FF5"/>
    <w:rsid w:val="00F94813"/>
    <w:rsid w:val="00F961D9"/>
    <w:rsid w:val="00F9714E"/>
    <w:rsid w:val="00F97EEB"/>
    <w:rsid w:val="00FA05C6"/>
    <w:rsid w:val="00FA0A24"/>
    <w:rsid w:val="00FA23A7"/>
    <w:rsid w:val="00FA2D89"/>
    <w:rsid w:val="00FA3C92"/>
    <w:rsid w:val="00FA3E21"/>
    <w:rsid w:val="00FA57B9"/>
    <w:rsid w:val="00FA5D17"/>
    <w:rsid w:val="00FA5F8D"/>
    <w:rsid w:val="00FA5FFF"/>
    <w:rsid w:val="00FA6AA4"/>
    <w:rsid w:val="00FA7465"/>
    <w:rsid w:val="00FA77E5"/>
    <w:rsid w:val="00FA7A47"/>
    <w:rsid w:val="00FB1508"/>
    <w:rsid w:val="00FB30C3"/>
    <w:rsid w:val="00FB4D75"/>
    <w:rsid w:val="00FB5847"/>
    <w:rsid w:val="00FB5B23"/>
    <w:rsid w:val="00FB5D63"/>
    <w:rsid w:val="00FB635A"/>
    <w:rsid w:val="00FB6428"/>
    <w:rsid w:val="00FB6C7E"/>
    <w:rsid w:val="00FC03B1"/>
    <w:rsid w:val="00FC063D"/>
    <w:rsid w:val="00FC08BB"/>
    <w:rsid w:val="00FC17C6"/>
    <w:rsid w:val="00FC238D"/>
    <w:rsid w:val="00FC2D98"/>
    <w:rsid w:val="00FC37D1"/>
    <w:rsid w:val="00FC5194"/>
    <w:rsid w:val="00FC5759"/>
    <w:rsid w:val="00FD04A9"/>
    <w:rsid w:val="00FD1E94"/>
    <w:rsid w:val="00FD2CDE"/>
    <w:rsid w:val="00FD4546"/>
    <w:rsid w:val="00FD5152"/>
    <w:rsid w:val="00FD5D16"/>
    <w:rsid w:val="00FD5E44"/>
    <w:rsid w:val="00FD5EAA"/>
    <w:rsid w:val="00FE0261"/>
    <w:rsid w:val="00FE0DE1"/>
    <w:rsid w:val="00FE1E14"/>
    <w:rsid w:val="00FE293C"/>
    <w:rsid w:val="00FE2A43"/>
    <w:rsid w:val="00FE31F5"/>
    <w:rsid w:val="00FE6BDC"/>
    <w:rsid w:val="00FE6D09"/>
    <w:rsid w:val="00FE6DE6"/>
    <w:rsid w:val="00FF212A"/>
    <w:rsid w:val="00FF21E7"/>
    <w:rsid w:val="00FF23F3"/>
    <w:rsid w:val="00FF23F7"/>
    <w:rsid w:val="00FF27E9"/>
    <w:rsid w:val="00FF311A"/>
    <w:rsid w:val="00FF44C5"/>
    <w:rsid w:val="00FF5C84"/>
    <w:rsid w:val="00FF5CB1"/>
    <w:rsid w:val="00FF5CC4"/>
    <w:rsid w:val="00FF6CF0"/>
    <w:rsid w:val="00FF7277"/>
    <w:rsid w:val="012AAFC0"/>
    <w:rsid w:val="0166D296"/>
    <w:rsid w:val="01E264DE"/>
    <w:rsid w:val="01FA1D8E"/>
    <w:rsid w:val="02065C01"/>
    <w:rsid w:val="0207059B"/>
    <w:rsid w:val="022CCDBE"/>
    <w:rsid w:val="024A70BD"/>
    <w:rsid w:val="024D2B7A"/>
    <w:rsid w:val="025BDE65"/>
    <w:rsid w:val="0290C96D"/>
    <w:rsid w:val="02DDECAE"/>
    <w:rsid w:val="02E754BC"/>
    <w:rsid w:val="033C1702"/>
    <w:rsid w:val="039988AB"/>
    <w:rsid w:val="0399C24B"/>
    <w:rsid w:val="03AA8619"/>
    <w:rsid w:val="03F977FC"/>
    <w:rsid w:val="04117169"/>
    <w:rsid w:val="043A400B"/>
    <w:rsid w:val="04A1DC25"/>
    <w:rsid w:val="04CE7500"/>
    <w:rsid w:val="050B1D16"/>
    <w:rsid w:val="051A02D2"/>
    <w:rsid w:val="05227BB7"/>
    <w:rsid w:val="053EE0F8"/>
    <w:rsid w:val="05827721"/>
    <w:rsid w:val="05E30048"/>
    <w:rsid w:val="05E5212F"/>
    <w:rsid w:val="05E8440E"/>
    <w:rsid w:val="05EA195D"/>
    <w:rsid w:val="0679313F"/>
    <w:rsid w:val="069E3F68"/>
    <w:rsid w:val="06A84F38"/>
    <w:rsid w:val="06CB6EC0"/>
    <w:rsid w:val="06E5B9F4"/>
    <w:rsid w:val="06EC51D2"/>
    <w:rsid w:val="06FE4E2D"/>
    <w:rsid w:val="07100B5D"/>
    <w:rsid w:val="0720421E"/>
    <w:rsid w:val="07486BCC"/>
    <w:rsid w:val="07853491"/>
    <w:rsid w:val="079F9594"/>
    <w:rsid w:val="07F17654"/>
    <w:rsid w:val="08140511"/>
    <w:rsid w:val="081EF18C"/>
    <w:rsid w:val="08686647"/>
    <w:rsid w:val="0877A8E0"/>
    <w:rsid w:val="0914399F"/>
    <w:rsid w:val="095C3104"/>
    <w:rsid w:val="0981D2C6"/>
    <w:rsid w:val="09D89698"/>
    <w:rsid w:val="0A10BE84"/>
    <w:rsid w:val="0A12DE75"/>
    <w:rsid w:val="0A2F77EA"/>
    <w:rsid w:val="0A3F826E"/>
    <w:rsid w:val="0A823AF1"/>
    <w:rsid w:val="0A94B815"/>
    <w:rsid w:val="0AB302AC"/>
    <w:rsid w:val="0AD7B5CB"/>
    <w:rsid w:val="0B1D7961"/>
    <w:rsid w:val="0B3835C5"/>
    <w:rsid w:val="0B6B6392"/>
    <w:rsid w:val="0B6D1FD2"/>
    <w:rsid w:val="0B9069F1"/>
    <w:rsid w:val="0BB70C21"/>
    <w:rsid w:val="0BC816F5"/>
    <w:rsid w:val="0BF8FB56"/>
    <w:rsid w:val="0C1DBC66"/>
    <w:rsid w:val="0C252B3B"/>
    <w:rsid w:val="0C3C9C17"/>
    <w:rsid w:val="0C914210"/>
    <w:rsid w:val="0CAE2AE6"/>
    <w:rsid w:val="0D199B5C"/>
    <w:rsid w:val="0D2BD5AB"/>
    <w:rsid w:val="0DB3634B"/>
    <w:rsid w:val="0DE6DA30"/>
    <w:rsid w:val="0E0FB016"/>
    <w:rsid w:val="0E205F8E"/>
    <w:rsid w:val="0EA889D2"/>
    <w:rsid w:val="0EA9AE2A"/>
    <w:rsid w:val="0ECCCDB2"/>
    <w:rsid w:val="0F24FB7F"/>
    <w:rsid w:val="0F721BF2"/>
    <w:rsid w:val="0F7BB92A"/>
    <w:rsid w:val="101CB916"/>
    <w:rsid w:val="10513C1E"/>
    <w:rsid w:val="105B21E2"/>
    <w:rsid w:val="10786D06"/>
    <w:rsid w:val="1087758A"/>
    <w:rsid w:val="1091DF4D"/>
    <w:rsid w:val="11270639"/>
    <w:rsid w:val="1153322E"/>
    <w:rsid w:val="116B5E6C"/>
    <w:rsid w:val="117D6E24"/>
    <w:rsid w:val="11CF0C63"/>
    <w:rsid w:val="1247328A"/>
    <w:rsid w:val="12728E89"/>
    <w:rsid w:val="1285B274"/>
    <w:rsid w:val="12AF661C"/>
    <w:rsid w:val="12BA55EB"/>
    <w:rsid w:val="12BAF52D"/>
    <w:rsid w:val="12BF2570"/>
    <w:rsid w:val="12CDEEA2"/>
    <w:rsid w:val="12FA5ED4"/>
    <w:rsid w:val="1301979D"/>
    <w:rsid w:val="134BD5D5"/>
    <w:rsid w:val="136990BE"/>
    <w:rsid w:val="13710E7A"/>
    <w:rsid w:val="139871BE"/>
    <w:rsid w:val="13994E69"/>
    <w:rsid w:val="13B6383A"/>
    <w:rsid w:val="13D9F198"/>
    <w:rsid w:val="144FF496"/>
    <w:rsid w:val="148614D7"/>
    <w:rsid w:val="14A46738"/>
    <w:rsid w:val="14E2C394"/>
    <w:rsid w:val="155F84CC"/>
    <w:rsid w:val="155FDB87"/>
    <w:rsid w:val="1560A09F"/>
    <w:rsid w:val="15715EE5"/>
    <w:rsid w:val="15AE88BD"/>
    <w:rsid w:val="15D76ABC"/>
    <w:rsid w:val="16057153"/>
    <w:rsid w:val="160E97C2"/>
    <w:rsid w:val="1685DF0F"/>
    <w:rsid w:val="16A193C9"/>
    <w:rsid w:val="16A399F8"/>
    <w:rsid w:val="16C0E344"/>
    <w:rsid w:val="1719FE49"/>
    <w:rsid w:val="17237A35"/>
    <w:rsid w:val="174F5BE4"/>
    <w:rsid w:val="1759043F"/>
    <w:rsid w:val="176ADDD2"/>
    <w:rsid w:val="178D9C07"/>
    <w:rsid w:val="1795B045"/>
    <w:rsid w:val="17BC2556"/>
    <w:rsid w:val="17F7CEF4"/>
    <w:rsid w:val="1833DC3E"/>
    <w:rsid w:val="187A021D"/>
    <w:rsid w:val="18A268C4"/>
    <w:rsid w:val="18A60DA8"/>
    <w:rsid w:val="18A9E964"/>
    <w:rsid w:val="190454A2"/>
    <w:rsid w:val="19420A43"/>
    <w:rsid w:val="19550B82"/>
    <w:rsid w:val="19743320"/>
    <w:rsid w:val="198CB816"/>
    <w:rsid w:val="19B6B445"/>
    <w:rsid w:val="19BAE22A"/>
    <w:rsid w:val="1A3A0A45"/>
    <w:rsid w:val="1A602642"/>
    <w:rsid w:val="1ABC1984"/>
    <w:rsid w:val="1B66B354"/>
    <w:rsid w:val="1B75DC2B"/>
    <w:rsid w:val="1B78F931"/>
    <w:rsid w:val="1BA1F00C"/>
    <w:rsid w:val="1BB7FBD3"/>
    <w:rsid w:val="1C2C7562"/>
    <w:rsid w:val="1C2E4662"/>
    <w:rsid w:val="1D018AEA"/>
    <w:rsid w:val="1D119F96"/>
    <w:rsid w:val="1D845D55"/>
    <w:rsid w:val="1D9F80BE"/>
    <w:rsid w:val="1DBCA52A"/>
    <w:rsid w:val="1DC66E48"/>
    <w:rsid w:val="1DDF74E7"/>
    <w:rsid w:val="1E101E91"/>
    <w:rsid w:val="1E7822A6"/>
    <w:rsid w:val="1EEC4296"/>
    <w:rsid w:val="1EFAE31F"/>
    <w:rsid w:val="1F20F7FF"/>
    <w:rsid w:val="1F7533E5"/>
    <w:rsid w:val="1FAC6D5B"/>
    <w:rsid w:val="1FF392AD"/>
    <w:rsid w:val="20494058"/>
    <w:rsid w:val="20A3FDDB"/>
    <w:rsid w:val="20C35425"/>
    <w:rsid w:val="21279994"/>
    <w:rsid w:val="21351823"/>
    <w:rsid w:val="21EA9895"/>
    <w:rsid w:val="21F48528"/>
    <w:rsid w:val="21F51182"/>
    <w:rsid w:val="21F7EC1D"/>
    <w:rsid w:val="221363E3"/>
    <w:rsid w:val="224DD652"/>
    <w:rsid w:val="23076723"/>
    <w:rsid w:val="23208FF0"/>
    <w:rsid w:val="234E7AAA"/>
    <w:rsid w:val="235DCC2A"/>
    <w:rsid w:val="2361F741"/>
    <w:rsid w:val="23632631"/>
    <w:rsid w:val="2367738A"/>
    <w:rsid w:val="2386A296"/>
    <w:rsid w:val="23AC6A79"/>
    <w:rsid w:val="23ACC796"/>
    <w:rsid w:val="23C58B4C"/>
    <w:rsid w:val="24603943"/>
    <w:rsid w:val="24617E5E"/>
    <w:rsid w:val="2532126D"/>
    <w:rsid w:val="259F7452"/>
    <w:rsid w:val="25A832F0"/>
    <w:rsid w:val="25ABB6FB"/>
    <w:rsid w:val="25C58168"/>
    <w:rsid w:val="26217156"/>
    <w:rsid w:val="2720D1BB"/>
    <w:rsid w:val="2760515B"/>
    <w:rsid w:val="276F6123"/>
    <w:rsid w:val="27CF1406"/>
    <w:rsid w:val="27FF434E"/>
    <w:rsid w:val="28254920"/>
    <w:rsid w:val="28661CC2"/>
    <w:rsid w:val="287AAA0E"/>
    <w:rsid w:val="287B53A8"/>
    <w:rsid w:val="28E8F1FB"/>
    <w:rsid w:val="29213607"/>
    <w:rsid w:val="292B2663"/>
    <w:rsid w:val="2954F21F"/>
    <w:rsid w:val="296DFC6B"/>
    <w:rsid w:val="297AA4B6"/>
    <w:rsid w:val="2998180E"/>
    <w:rsid w:val="29DB532D"/>
    <w:rsid w:val="2A1926DF"/>
    <w:rsid w:val="2A52FB2E"/>
    <w:rsid w:val="2AC433CD"/>
    <w:rsid w:val="2ADF78C2"/>
    <w:rsid w:val="2AE47D09"/>
    <w:rsid w:val="2AF380B8"/>
    <w:rsid w:val="2AF56B37"/>
    <w:rsid w:val="2B60E29D"/>
    <w:rsid w:val="2BAE39A5"/>
    <w:rsid w:val="2BB0968A"/>
    <w:rsid w:val="2BE5EE03"/>
    <w:rsid w:val="2C2F3346"/>
    <w:rsid w:val="2C8717FB"/>
    <w:rsid w:val="2C9213A0"/>
    <w:rsid w:val="2CECB503"/>
    <w:rsid w:val="2CF0608C"/>
    <w:rsid w:val="2D2EA16A"/>
    <w:rsid w:val="2D6383ED"/>
    <w:rsid w:val="2D71A664"/>
    <w:rsid w:val="2D74DC09"/>
    <w:rsid w:val="2D82437A"/>
    <w:rsid w:val="2D984AF2"/>
    <w:rsid w:val="2D9A7601"/>
    <w:rsid w:val="2DA216F4"/>
    <w:rsid w:val="2DA7CB7A"/>
    <w:rsid w:val="2DBECB26"/>
    <w:rsid w:val="2DE3CDA6"/>
    <w:rsid w:val="2DEB6E99"/>
    <w:rsid w:val="2E2BBD41"/>
    <w:rsid w:val="2E3C3962"/>
    <w:rsid w:val="2E53BE46"/>
    <w:rsid w:val="2E6BBB07"/>
    <w:rsid w:val="2EBA97BA"/>
    <w:rsid w:val="2EBCA5B3"/>
    <w:rsid w:val="2EC2345E"/>
    <w:rsid w:val="2EDEF1C5"/>
    <w:rsid w:val="2F084CC1"/>
    <w:rsid w:val="2F4356A8"/>
    <w:rsid w:val="2F64A8F9"/>
    <w:rsid w:val="2F9673A2"/>
    <w:rsid w:val="2FFF0411"/>
    <w:rsid w:val="303E6724"/>
    <w:rsid w:val="304A300A"/>
    <w:rsid w:val="309A301A"/>
    <w:rsid w:val="30B0DD81"/>
    <w:rsid w:val="30C85C8C"/>
    <w:rsid w:val="30CE6599"/>
    <w:rsid w:val="30FCE936"/>
    <w:rsid w:val="311CCF2E"/>
    <w:rsid w:val="315160AD"/>
    <w:rsid w:val="31B96790"/>
    <w:rsid w:val="31DB7897"/>
    <w:rsid w:val="321330BE"/>
    <w:rsid w:val="323D440B"/>
    <w:rsid w:val="323E6768"/>
    <w:rsid w:val="32B34ED3"/>
    <w:rsid w:val="32DA1A19"/>
    <w:rsid w:val="32F4A690"/>
    <w:rsid w:val="330928E8"/>
    <w:rsid w:val="33147A0A"/>
    <w:rsid w:val="33200D27"/>
    <w:rsid w:val="33585F1F"/>
    <w:rsid w:val="33835677"/>
    <w:rsid w:val="33CA7BC9"/>
    <w:rsid w:val="33F2964D"/>
    <w:rsid w:val="341A9C9C"/>
    <w:rsid w:val="34453970"/>
    <w:rsid w:val="34EC0CD0"/>
    <w:rsid w:val="3509CC08"/>
    <w:rsid w:val="3528AA4E"/>
    <w:rsid w:val="3564C32B"/>
    <w:rsid w:val="35E7FC9B"/>
    <w:rsid w:val="36195875"/>
    <w:rsid w:val="363A6FBB"/>
    <w:rsid w:val="3683ED3B"/>
    <w:rsid w:val="368565EB"/>
    <w:rsid w:val="36E4DB09"/>
    <w:rsid w:val="37A86AD5"/>
    <w:rsid w:val="37C1A0AE"/>
    <w:rsid w:val="383387A3"/>
    <w:rsid w:val="38697C46"/>
    <w:rsid w:val="387FA1CF"/>
    <w:rsid w:val="39256A6C"/>
    <w:rsid w:val="39317A44"/>
    <w:rsid w:val="396453FF"/>
    <w:rsid w:val="39F19F30"/>
    <w:rsid w:val="39F4FF78"/>
    <w:rsid w:val="3A78CA87"/>
    <w:rsid w:val="3A9FCF6D"/>
    <w:rsid w:val="3ADCFDE8"/>
    <w:rsid w:val="3B207DE6"/>
    <w:rsid w:val="3B2D4D6F"/>
    <w:rsid w:val="3B582A7A"/>
    <w:rsid w:val="3B5EDA29"/>
    <w:rsid w:val="3BA339A0"/>
    <w:rsid w:val="3BD7F1D7"/>
    <w:rsid w:val="3BDD72AF"/>
    <w:rsid w:val="3C010231"/>
    <w:rsid w:val="3C272463"/>
    <w:rsid w:val="3C653D08"/>
    <w:rsid w:val="3CEFECAA"/>
    <w:rsid w:val="3D38A34E"/>
    <w:rsid w:val="3DAB3CF6"/>
    <w:rsid w:val="3E27D14F"/>
    <w:rsid w:val="3E6D6AAA"/>
    <w:rsid w:val="3E77C3E3"/>
    <w:rsid w:val="3EA3609F"/>
    <w:rsid w:val="3EBAD080"/>
    <w:rsid w:val="3EDD3B96"/>
    <w:rsid w:val="3EE9EE79"/>
    <w:rsid w:val="3F3A7125"/>
    <w:rsid w:val="3F91AC00"/>
    <w:rsid w:val="3F9666C5"/>
    <w:rsid w:val="3FB6BCF7"/>
    <w:rsid w:val="400D9FF7"/>
    <w:rsid w:val="40426DE4"/>
    <w:rsid w:val="408A3450"/>
    <w:rsid w:val="40C32996"/>
    <w:rsid w:val="40E4578D"/>
    <w:rsid w:val="410AF9BD"/>
    <w:rsid w:val="41173F34"/>
    <w:rsid w:val="41893DCD"/>
    <w:rsid w:val="41A6ADD1"/>
    <w:rsid w:val="41AECD2D"/>
    <w:rsid w:val="42D77E7C"/>
    <w:rsid w:val="42FB4272"/>
    <w:rsid w:val="434C63F6"/>
    <w:rsid w:val="435C7EC4"/>
    <w:rsid w:val="43A585E3"/>
    <w:rsid w:val="43BA0FC5"/>
    <w:rsid w:val="43BC06A0"/>
    <w:rsid w:val="43CDFFA7"/>
    <w:rsid w:val="44AB9D81"/>
    <w:rsid w:val="44B086C8"/>
    <w:rsid w:val="44D1BFB3"/>
    <w:rsid w:val="44F3BB9E"/>
    <w:rsid w:val="44F78CA6"/>
    <w:rsid w:val="450F7E49"/>
    <w:rsid w:val="4517DA9E"/>
    <w:rsid w:val="46058BFF"/>
    <w:rsid w:val="460D60A0"/>
    <w:rsid w:val="4660BD7D"/>
    <w:rsid w:val="46870FC6"/>
    <w:rsid w:val="4689330B"/>
    <w:rsid w:val="46A2CAA7"/>
    <w:rsid w:val="470E61D5"/>
    <w:rsid w:val="471302D8"/>
    <w:rsid w:val="477374E1"/>
    <w:rsid w:val="47891A96"/>
    <w:rsid w:val="47ABE76F"/>
    <w:rsid w:val="47B41FDA"/>
    <w:rsid w:val="47BCF3C4"/>
    <w:rsid w:val="484A0146"/>
    <w:rsid w:val="486B5B21"/>
    <w:rsid w:val="4885945D"/>
    <w:rsid w:val="4917DF00"/>
    <w:rsid w:val="4962BC4B"/>
    <w:rsid w:val="4992E4C4"/>
    <w:rsid w:val="49FA6621"/>
    <w:rsid w:val="49FB881B"/>
    <w:rsid w:val="4A3FE792"/>
    <w:rsid w:val="4A979208"/>
    <w:rsid w:val="4ABE5E73"/>
    <w:rsid w:val="4B043BC6"/>
    <w:rsid w:val="4B72AEFA"/>
    <w:rsid w:val="4B818C7C"/>
    <w:rsid w:val="4BB098D7"/>
    <w:rsid w:val="4BC5142E"/>
    <w:rsid w:val="4BC54A53"/>
    <w:rsid w:val="4C41EA82"/>
    <w:rsid w:val="4C8D7B22"/>
    <w:rsid w:val="4D1ACD27"/>
    <w:rsid w:val="4D2043BE"/>
    <w:rsid w:val="4D251534"/>
    <w:rsid w:val="4D4A1D66"/>
    <w:rsid w:val="4D8E84A7"/>
    <w:rsid w:val="4DBCE3EA"/>
    <w:rsid w:val="4DE64DCD"/>
    <w:rsid w:val="4E6499A7"/>
    <w:rsid w:val="4E7C861E"/>
    <w:rsid w:val="4F00DB91"/>
    <w:rsid w:val="4F55029B"/>
    <w:rsid w:val="4FDB5911"/>
    <w:rsid w:val="4FFEFB51"/>
    <w:rsid w:val="5000E871"/>
    <w:rsid w:val="5002EF96"/>
    <w:rsid w:val="503FD151"/>
    <w:rsid w:val="504D356E"/>
    <w:rsid w:val="509F5BFB"/>
    <w:rsid w:val="50ACEAAA"/>
    <w:rsid w:val="50B1393E"/>
    <w:rsid w:val="50C6BFAF"/>
    <w:rsid w:val="50CDC632"/>
    <w:rsid w:val="50DD5588"/>
    <w:rsid w:val="515FED58"/>
    <w:rsid w:val="51C9BAA3"/>
    <w:rsid w:val="51FA0DD5"/>
    <w:rsid w:val="522C7445"/>
    <w:rsid w:val="52413A6B"/>
    <w:rsid w:val="524F764D"/>
    <w:rsid w:val="52A02305"/>
    <w:rsid w:val="52D6B9B8"/>
    <w:rsid w:val="52FB0161"/>
    <w:rsid w:val="534DD928"/>
    <w:rsid w:val="535D40A1"/>
    <w:rsid w:val="53655FFD"/>
    <w:rsid w:val="53BC91AB"/>
    <w:rsid w:val="53C4B107"/>
    <w:rsid w:val="541F4DAB"/>
    <w:rsid w:val="54BBA1F7"/>
    <w:rsid w:val="5508ED71"/>
    <w:rsid w:val="551D3DC4"/>
    <w:rsid w:val="557C9D27"/>
    <w:rsid w:val="559AC84A"/>
    <w:rsid w:val="55C2196C"/>
    <w:rsid w:val="55FDACF3"/>
    <w:rsid w:val="561AA8B6"/>
    <w:rsid w:val="56AA7526"/>
    <w:rsid w:val="56DC062F"/>
    <w:rsid w:val="572B0A20"/>
    <w:rsid w:val="57346304"/>
    <w:rsid w:val="57F2A377"/>
    <w:rsid w:val="583E22D7"/>
    <w:rsid w:val="58413043"/>
    <w:rsid w:val="5849B1E8"/>
    <w:rsid w:val="584B9470"/>
    <w:rsid w:val="588A02EE"/>
    <w:rsid w:val="589DA63D"/>
    <w:rsid w:val="58C2F1CF"/>
    <w:rsid w:val="58C4925C"/>
    <w:rsid w:val="594B590C"/>
    <w:rsid w:val="599EEFF9"/>
    <w:rsid w:val="59DC0485"/>
    <w:rsid w:val="5A0FAAE2"/>
    <w:rsid w:val="5A127801"/>
    <w:rsid w:val="5A24E992"/>
    <w:rsid w:val="5A34D099"/>
    <w:rsid w:val="5A727D69"/>
    <w:rsid w:val="5A9BC07B"/>
    <w:rsid w:val="5AB4EB31"/>
    <w:rsid w:val="5ACE58C1"/>
    <w:rsid w:val="5B6E3BB5"/>
    <w:rsid w:val="5C2AE14D"/>
    <w:rsid w:val="5C2E1BD8"/>
    <w:rsid w:val="5CBFF90F"/>
    <w:rsid w:val="5CD6C31C"/>
    <w:rsid w:val="5D344B60"/>
    <w:rsid w:val="5D64071A"/>
    <w:rsid w:val="5E01CE6C"/>
    <w:rsid w:val="5E213208"/>
    <w:rsid w:val="5E64B315"/>
    <w:rsid w:val="5E719500"/>
    <w:rsid w:val="5EB44D83"/>
    <w:rsid w:val="5F2A07DE"/>
    <w:rsid w:val="5F3829FE"/>
    <w:rsid w:val="5F416D27"/>
    <w:rsid w:val="5F4CF11A"/>
    <w:rsid w:val="5F793A6A"/>
    <w:rsid w:val="5F953EB4"/>
    <w:rsid w:val="5FE52572"/>
    <w:rsid w:val="5FE54CB0"/>
    <w:rsid w:val="5FF0A965"/>
    <w:rsid w:val="603669A2"/>
    <w:rsid w:val="604772A3"/>
    <w:rsid w:val="6047AC43"/>
    <w:rsid w:val="604B2CFA"/>
    <w:rsid w:val="60FA6C1C"/>
    <w:rsid w:val="610FA0A4"/>
    <w:rsid w:val="61799C71"/>
    <w:rsid w:val="61C4265A"/>
    <w:rsid w:val="621C8DC7"/>
    <w:rsid w:val="623EF8DD"/>
    <w:rsid w:val="62675C49"/>
    <w:rsid w:val="62D11AD7"/>
    <w:rsid w:val="6330B075"/>
    <w:rsid w:val="635026D2"/>
    <w:rsid w:val="6360B571"/>
    <w:rsid w:val="6369E449"/>
    <w:rsid w:val="639FB089"/>
    <w:rsid w:val="63F559A5"/>
    <w:rsid w:val="64029C5D"/>
    <w:rsid w:val="641B4CF9"/>
    <w:rsid w:val="641CB9C2"/>
    <w:rsid w:val="64551720"/>
    <w:rsid w:val="65152919"/>
    <w:rsid w:val="652B7C8D"/>
    <w:rsid w:val="65527E38"/>
    <w:rsid w:val="657AAA6E"/>
    <w:rsid w:val="65D0DC34"/>
    <w:rsid w:val="6614725D"/>
    <w:rsid w:val="6622AEAF"/>
    <w:rsid w:val="667553A5"/>
    <w:rsid w:val="66B22B38"/>
    <w:rsid w:val="66EC687D"/>
    <w:rsid w:val="6728E238"/>
    <w:rsid w:val="673648B3"/>
    <w:rsid w:val="6763C3EB"/>
    <w:rsid w:val="67FCF462"/>
    <w:rsid w:val="68D05EC5"/>
    <w:rsid w:val="68D51904"/>
    <w:rsid w:val="68D5FB61"/>
    <w:rsid w:val="690E0274"/>
    <w:rsid w:val="692F862B"/>
    <w:rsid w:val="694B7BA7"/>
    <w:rsid w:val="695CE6F1"/>
    <w:rsid w:val="696E5499"/>
    <w:rsid w:val="699DC6EA"/>
    <w:rsid w:val="69CF57F3"/>
    <w:rsid w:val="69D8B861"/>
    <w:rsid w:val="69EBB64C"/>
    <w:rsid w:val="69F9EDF8"/>
    <w:rsid w:val="69FFFEFF"/>
    <w:rsid w:val="6A555CDF"/>
    <w:rsid w:val="6A55C186"/>
    <w:rsid w:val="6A8E25E5"/>
    <w:rsid w:val="6AA25519"/>
    <w:rsid w:val="6B3A3D91"/>
    <w:rsid w:val="6B6DFCFD"/>
    <w:rsid w:val="6B897AB5"/>
    <w:rsid w:val="6BF5508D"/>
    <w:rsid w:val="6C1B0DBC"/>
    <w:rsid w:val="6C46C78E"/>
    <w:rsid w:val="6C52C4E8"/>
    <w:rsid w:val="6C55A131"/>
    <w:rsid w:val="6C58A7C6"/>
    <w:rsid w:val="6C8E4E33"/>
    <w:rsid w:val="6CA17ACD"/>
    <w:rsid w:val="6CDACD06"/>
    <w:rsid w:val="6CDD176D"/>
    <w:rsid w:val="6D1675A9"/>
    <w:rsid w:val="6D1A0C16"/>
    <w:rsid w:val="6D50FAEF"/>
    <w:rsid w:val="6D807C94"/>
    <w:rsid w:val="6D96BB2C"/>
    <w:rsid w:val="6EA11FF3"/>
    <w:rsid w:val="6F0A9061"/>
    <w:rsid w:val="6F23E836"/>
    <w:rsid w:val="6F2DC1E1"/>
    <w:rsid w:val="6F71C7CF"/>
    <w:rsid w:val="6F826010"/>
    <w:rsid w:val="6F929EC8"/>
    <w:rsid w:val="6FD9E4C9"/>
    <w:rsid w:val="6FDE923C"/>
    <w:rsid w:val="70011282"/>
    <w:rsid w:val="700EC3E2"/>
    <w:rsid w:val="712A11C7"/>
    <w:rsid w:val="71547F93"/>
    <w:rsid w:val="71B5392D"/>
    <w:rsid w:val="71B6AFAE"/>
    <w:rsid w:val="71E8909E"/>
    <w:rsid w:val="7241521A"/>
    <w:rsid w:val="7255FBB0"/>
    <w:rsid w:val="728668BD"/>
    <w:rsid w:val="72E8F78D"/>
    <w:rsid w:val="72EEB909"/>
    <w:rsid w:val="730C1CC7"/>
    <w:rsid w:val="731D236A"/>
    <w:rsid w:val="738ACF0F"/>
    <w:rsid w:val="738D913A"/>
    <w:rsid w:val="73A866F0"/>
    <w:rsid w:val="73C69567"/>
    <w:rsid w:val="740785AF"/>
    <w:rsid w:val="746FA6BE"/>
    <w:rsid w:val="7470693D"/>
    <w:rsid w:val="7477F121"/>
    <w:rsid w:val="7481B8D4"/>
    <w:rsid w:val="7490242E"/>
    <w:rsid w:val="74940DDB"/>
    <w:rsid w:val="74BFBF57"/>
    <w:rsid w:val="754B9B4B"/>
    <w:rsid w:val="75685747"/>
    <w:rsid w:val="758A925A"/>
    <w:rsid w:val="75968617"/>
    <w:rsid w:val="75ADE5AE"/>
    <w:rsid w:val="75AFF6E5"/>
    <w:rsid w:val="7621F915"/>
    <w:rsid w:val="76421532"/>
    <w:rsid w:val="76606793"/>
    <w:rsid w:val="7661A11B"/>
    <w:rsid w:val="769E8078"/>
    <w:rsid w:val="76CFD6E6"/>
    <w:rsid w:val="76F9ACCA"/>
    <w:rsid w:val="770FDD71"/>
    <w:rsid w:val="772F93F1"/>
    <w:rsid w:val="773EB945"/>
    <w:rsid w:val="77462B9D"/>
    <w:rsid w:val="77E8CEBA"/>
    <w:rsid w:val="77F599B1"/>
    <w:rsid w:val="78212BD5"/>
    <w:rsid w:val="783B4CF8"/>
    <w:rsid w:val="783CAEB9"/>
    <w:rsid w:val="7878E2BB"/>
    <w:rsid w:val="78849CD3"/>
    <w:rsid w:val="788677FB"/>
    <w:rsid w:val="79291080"/>
    <w:rsid w:val="79753898"/>
    <w:rsid w:val="7988D14F"/>
    <w:rsid w:val="7A1355AA"/>
    <w:rsid w:val="7A1E660F"/>
    <w:rsid w:val="7AAC1D2B"/>
    <w:rsid w:val="7AB28238"/>
    <w:rsid w:val="7B1BEADC"/>
    <w:rsid w:val="7B2EA728"/>
    <w:rsid w:val="7B5FB2DB"/>
    <w:rsid w:val="7B8FE1B3"/>
    <w:rsid w:val="7BA0E856"/>
    <w:rsid w:val="7C1A9681"/>
    <w:rsid w:val="7C99A4DA"/>
    <w:rsid w:val="7CAAFDC2"/>
    <w:rsid w:val="7CD9FE1A"/>
    <w:rsid w:val="7D44D049"/>
    <w:rsid w:val="7D61C0E9"/>
    <w:rsid w:val="7DAF5C8A"/>
    <w:rsid w:val="7DB130C5"/>
    <w:rsid w:val="7DC82E13"/>
    <w:rsid w:val="7E24303C"/>
    <w:rsid w:val="7E38606B"/>
    <w:rsid w:val="7E8FA310"/>
    <w:rsid w:val="7F070E18"/>
    <w:rsid w:val="7F8982F9"/>
    <w:rsid w:val="7F8AEDE7"/>
    <w:rsid w:val="7FCC95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70E8F"/>
  <w15:chartTrackingRefBased/>
  <w15:docId w15:val="{39EEEF3A-0DBC-42D6-A0D1-6DAC829CC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color w:val="595959" w:themeColor="text1" w:themeTint="A6"/>
        <w:sz w:val="22"/>
        <w:szCs w:val="22"/>
        <w:lang w:val="de-DE"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semiHidden="1" w:unhideWhenUsed="1" w:qFormat="1"/>
    <w:lsdException w:name="List Number" w:uiPriority="11"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A5EC9"/>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hAnsiTheme="majorHAnsi"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hAnsiTheme="majorHAnsi" w:eastAsiaTheme="majorEastAsia"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hAnsiTheme="majorHAnsi" w:eastAsiaTheme="majorEastAsia"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hAnsiTheme="majorHAnsi" w:eastAsiaTheme="majorEastAsia"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hAnsiTheme="majorHAnsi" w:eastAsiaTheme="majorEastAsia"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hAnsiTheme="majorHAnsi" w:eastAsiaTheme="majorEastAsia"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hAnsiTheme="majorHAnsi" w:eastAsiaTheme="majorEastAsia" w:cstheme="majorBidi"/>
      <w:i/>
      <w:iCs/>
      <w:color w:val="272727" w:themeColor="text1" w:themeTint="D8"/>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33D0D"/>
    <w:rPr>
      <w:rFonts w:asciiTheme="majorHAnsi" w:hAnsiTheme="majorHAnsi" w:eastAsiaTheme="majorEastAsia" w:cstheme="majorBidi"/>
      <w:color w:val="007789" w:themeColor="accent1" w:themeShade="BF"/>
      <w:sz w:val="32"/>
    </w:rPr>
  </w:style>
  <w:style w:type="character" w:styleId="Heading2Char" w:customStyle="1">
    <w:name w:val="Heading 2 Char"/>
    <w:basedOn w:val="DefaultParagraphFont"/>
    <w:link w:val="Heading2"/>
    <w:uiPriority w:val="9"/>
    <w:rsid w:val="00333D0D"/>
    <w:rPr>
      <w:rFonts w:asciiTheme="majorHAnsi" w:hAnsiTheme="majorHAnsi" w:eastAsiaTheme="majorEastAsia" w:cstheme="majorBidi"/>
      <w:caps/>
      <w:color w:val="007789" w:themeColor="accent1" w:themeShade="BF"/>
      <w:sz w:val="24"/>
    </w:rPr>
  </w:style>
  <w:style w:type="paragraph" w:styleId="Kontaktinfos" w:customStyle="1">
    <w:name w:val="Kontaktinfos"/>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1"/>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hAnsiTheme="majorHAnsi" w:eastAsiaTheme="majorEastAsia" w:cstheme="majorBidi"/>
      <w:color w:val="007789" w:themeColor="accent1" w:themeShade="BF"/>
      <w:kern w:val="28"/>
      <w:sz w:val="60"/>
    </w:rPr>
  </w:style>
  <w:style w:type="character" w:styleId="TitleChar" w:customStyle="1">
    <w:name w:val="Title Char"/>
    <w:basedOn w:val="DefaultParagraphFont"/>
    <w:link w:val="Title"/>
    <w:uiPriority w:val="2"/>
    <w:rsid w:val="00333D0D"/>
    <w:rPr>
      <w:rFonts w:asciiTheme="majorHAnsi" w:hAnsiTheme="majorHAnsi" w:eastAsiaTheme="majorEastAsia"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hAnsiTheme="majorHAnsi" w:eastAsiaTheme="majorEastAsia" w:cstheme="majorBidi"/>
      <w:caps/>
      <w:sz w:val="26"/>
    </w:rPr>
  </w:style>
  <w:style w:type="character" w:styleId="SubtitleChar" w:customStyle="1">
    <w:name w:val="Subtitle Char"/>
    <w:basedOn w:val="DefaultParagraphFont"/>
    <w:link w:val="Subtitle"/>
    <w:uiPriority w:val="3"/>
    <w:rsid w:val="00333D0D"/>
    <w:rPr>
      <w:rFonts w:asciiTheme="majorHAnsi" w:hAnsiTheme="majorHAnsi" w:eastAsiaTheme="majorEastAsia"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styleId="FooterChar" w:customStyle="1">
    <w:name w:val="Footer Char"/>
    <w:basedOn w:val="DefaultParagraphFont"/>
    <w:link w:val="Footer"/>
    <w:uiPriority w:val="99"/>
    <w:rsid w:val="00C6554A"/>
    <w:rPr>
      <w:caps/>
    </w:rPr>
  </w:style>
  <w:style w:type="paragraph" w:styleId="Foto" w:customStyle="1">
    <w:name w:val="F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styleId="HeaderChar" w:customStyle="1">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styleId="Heading3Char" w:customStyle="1">
    <w:name w:val="Heading 3 Char"/>
    <w:basedOn w:val="DefaultParagraphFont"/>
    <w:link w:val="Heading3"/>
    <w:uiPriority w:val="9"/>
    <w:rsid w:val="00C6554A"/>
    <w:rPr>
      <w:rFonts w:asciiTheme="majorHAnsi" w:hAnsiTheme="majorHAnsi" w:eastAsiaTheme="majorEastAsia" w:cstheme="majorBidi"/>
      <w:color w:val="004F5B" w:themeColor="accent1" w:themeShade="7F"/>
      <w:sz w:val="24"/>
      <w:szCs w:val="24"/>
    </w:rPr>
  </w:style>
  <w:style w:type="character" w:styleId="Heading8Char" w:customStyle="1">
    <w:name w:val="Heading 8 Char"/>
    <w:basedOn w:val="DefaultParagraphFont"/>
    <w:link w:val="Heading8"/>
    <w:uiPriority w:val="9"/>
    <w:semiHidden/>
    <w:rsid w:val="00C6554A"/>
    <w:rPr>
      <w:rFonts w:asciiTheme="majorHAnsi" w:hAnsiTheme="majorHAnsi" w:eastAsiaTheme="majorEastAsia" w:cstheme="majorBidi"/>
      <w:color w:val="272727" w:themeColor="text1" w:themeTint="D8"/>
      <w:szCs w:val="21"/>
    </w:rPr>
  </w:style>
  <w:style w:type="character" w:styleId="Heading9Char" w:customStyle="1">
    <w:name w:val="Heading 9 Char"/>
    <w:basedOn w:val="DefaultParagraphFont"/>
    <w:link w:val="Heading9"/>
    <w:uiPriority w:val="9"/>
    <w:semiHidden/>
    <w:rsid w:val="00C6554A"/>
    <w:rPr>
      <w:rFonts w:asciiTheme="majorHAnsi" w:hAnsiTheme="majorHAnsi" w:eastAsiaTheme="majorEastAsia"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color="007789" w:themeColor="accent1" w:themeShade="BF" w:sz="4" w:space="10"/>
        <w:bottom w:val="single" w:color="007789" w:themeColor="accent1" w:themeShade="BF" w:sz="4" w:space="10"/>
      </w:pBdr>
      <w:spacing w:before="360" w:after="360"/>
      <w:ind w:left="864" w:right="864"/>
      <w:jc w:val="center"/>
    </w:pPr>
    <w:rPr>
      <w:i/>
      <w:iCs/>
      <w:color w:val="007789" w:themeColor="accent1" w:themeShade="BF"/>
    </w:rPr>
  </w:style>
  <w:style w:type="character" w:styleId="IntenseQuoteChar" w:customStyle="1">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styleId="BalloonTextChar" w:customStyle="1">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color="007789" w:themeColor="accent1" w:themeShade="BF" w:sz="2" w:space="10"/>
        <w:left w:val="single" w:color="007789" w:themeColor="accent1" w:themeShade="BF" w:sz="2" w:space="10"/>
        <w:bottom w:val="single" w:color="007789" w:themeColor="accent1" w:themeShade="BF" w:sz="2" w:space="10"/>
        <w:right w:val="single" w:color="007789" w:themeColor="accent1" w:themeShade="BF" w:sz="2" w:space="10"/>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styleId="BodyText3Char" w:customStyle="1">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styleId="BodyTextIndent3Char" w:customStyle="1">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unhideWhenUsed/>
    <w:rsid w:val="00C6554A"/>
    <w:pPr>
      <w:spacing w:line="240" w:lineRule="auto"/>
    </w:pPr>
    <w:rPr>
      <w:szCs w:val="20"/>
    </w:rPr>
  </w:style>
  <w:style w:type="character" w:styleId="CommentTextChar" w:customStyle="1">
    <w:name w:val="Comment Text Char"/>
    <w:basedOn w:val="DefaultParagraphFont"/>
    <w:link w:val="CommentText"/>
    <w:uiPriority w:val="99"/>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styleId="CommentSubjectChar" w:customStyle="1">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styleId="DocumentMapChar" w:customStyle="1">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styleId="EndnoteTextChar" w:customStyle="1">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hAnsiTheme="majorHAnsi" w:eastAsiaTheme="majorEastAsia"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styleId="FootnoteTextChar" w:customStyle="1">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MacroTextChar" w:customStyle="1">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styleId="PlainTextChar" w:customStyle="1">
    <w:name w:val="Plain Text Char"/>
    <w:basedOn w:val="DefaultParagraphFont"/>
    <w:link w:val="PlainText"/>
    <w:uiPriority w:val="99"/>
    <w:semiHidden/>
    <w:rsid w:val="00C6554A"/>
    <w:rPr>
      <w:rFonts w:ascii="Consolas" w:hAnsi="Consolas"/>
      <w:szCs w:val="21"/>
    </w:rPr>
  </w:style>
  <w:style w:type="character" w:styleId="Heading7Char" w:customStyle="1">
    <w:name w:val="Heading 7 Char"/>
    <w:basedOn w:val="DefaultParagraphFont"/>
    <w:link w:val="Heading7"/>
    <w:uiPriority w:val="9"/>
    <w:semiHidden/>
    <w:rsid w:val="002554CD"/>
    <w:rPr>
      <w:rFonts w:asciiTheme="majorHAnsi" w:hAnsiTheme="majorHAnsi" w:eastAsiaTheme="majorEastAsia" w:cstheme="majorBidi"/>
      <w:i/>
      <w:iCs/>
      <w:color w:val="004F5B" w:themeColor="accent1" w:themeShade="7F"/>
    </w:rPr>
  </w:style>
  <w:style w:type="character" w:styleId="Heading6Char" w:customStyle="1">
    <w:name w:val="Heading 6 Char"/>
    <w:basedOn w:val="DefaultParagraphFont"/>
    <w:link w:val="Heading6"/>
    <w:uiPriority w:val="9"/>
    <w:semiHidden/>
    <w:rsid w:val="002554CD"/>
    <w:rPr>
      <w:rFonts w:asciiTheme="majorHAnsi" w:hAnsiTheme="majorHAnsi" w:eastAsiaTheme="majorEastAsia" w:cstheme="majorBidi"/>
      <w:color w:val="004F5B" w:themeColor="accent1" w:themeShade="7F"/>
    </w:rPr>
  </w:style>
  <w:style w:type="character" w:styleId="p-memberprofilehovercard" w:customStyle="1">
    <w:name w:val="p-member_profile_hover_card"/>
    <w:basedOn w:val="DefaultParagraphFont"/>
    <w:rsid w:val="0038642A"/>
  </w:style>
  <w:style w:type="paragraph" w:styleId="NormalWeb">
    <w:name w:val="Normal (Web)"/>
    <w:basedOn w:val="Normal"/>
    <w:uiPriority w:val="99"/>
    <w:semiHidden/>
    <w:unhideWhenUsed/>
    <w:rsid w:val="00034E84"/>
    <w:pPr>
      <w:spacing w:before="100" w:beforeAutospacing="1" w:after="100" w:afterAutospacing="1" w:line="240" w:lineRule="auto"/>
    </w:pPr>
    <w:rPr>
      <w:rFonts w:ascii="Times New Roman" w:hAnsi="Times New Roman" w:eastAsia="Times New Roman" w:cs="Times New Roman"/>
      <w:color w:val="auto"/>
      <w:sz w:val="24"/>
      <w:szCs w:val="24"/>
      <w:lang w:eastAsia="de-DE"/>
    </w:rPr>
  </w:style>
  <w:style w:type="character" w:styleId="UnresolvedMention">
    <w:name w:val="Unresolved Mention"/>
    <w:basedOn w:val="DefaultParagraphFont"/>
    <w:uiPriority w:val="99"/>
    <w:semiHidden/>
    <w:unhideWhenUsed/>
    <w:rsid w:val="006324E0"/>
    <w:rPr>
      <w:color w:val="605E5C"/>
      <w:shd w:val="clear" w:color="auto" w:fill="E1DFDD"/>
    </w:rPr>
  </w:style>
  <w:style w:type="paragraph" w:styleId="Revision">
    <w:name w:val="Revision"/>
    <w:hidden/>
    <w:uiPriority w:val="99"/>
    <w:semiHidden/>
    <w:rsid w:val="009031AC"/>
    <w:pPr>
      <w:spacing w:before="0" w:after="0" w:line="240" w:lineRule="auto"/>
    </w:pPr>
  </w:style>
  <w:style w:type="paragraph" w:styleId="ListParagraph">
    <w:name w:val="List Paragraph"/>
    <w:basedOn w:val="Normal"/>
    <w:uiPriority w:val="34"/>
    <w:unhideWhenUsed/>
    <w:qFormat/>
    <w:rsid w:val="00756661"/>
    <w:pPr>
      <w:ind w:left="720"/>
      <w:contextualSpacing/>
    </w:pPr>
  </w:style>
  <w:style w:type="table" w:styleId="TableGrid">
    <w:name w:val="Table Grid"/>
    <w:basedOn w:val="TableNormal"/>
    <w:uiPriority w:val="59"/>
    <w:rsid w:val="003519AA"/>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rsid w:val="00473140"/>
    <w:pPr>
      <w:spacing w:after="100"/>
      <w:ind w:left="220"/>
    </w:pPr>
  </w:style>
  <w:style w:type="paragraph" w:styleId="TOC3">
    <w:name w:val="toc 3"/>
    <w:basedOn w:val="Normal"/>
    <w:next w:val="Normal"/>
    <w:autoRedefine/>
    <w:uiPriority w:val="39"/>
    <w:unhideWhenUsed/>
    <w:rsid w:val="00473140"/>
    <w:pPr>
      <w:spacing w:after="100"/>
      <w:ind w:left="440"/>
    </w:pPr>
  </w:style>
  <w:style w:type="paragraph" w:styleId="TOCHeading">
    <w:name w:val="TOC Heading"/>
    <w:basedOn w:val="Heading1"/>
    <w:next w:val="Normal"/>
    <w:uiPriority w:val="39"/>
    <w:unhideWhenUsed/>
    <w:qFormat/>
    <w:rsid w:val="005C67CF"/>
    <w:pPr>
      <w:spacing w:before="240" w:after="0" w:line="259" w:lineRule="auto"/>
      <w:contextualSpacing w:val="0"/>
      <w:outlineLvl w:val="9"/>
    </w:pPr>
    <w:rPr>
      <w:szCs w:val="32"/>
      <w:lang w:val="en-GB" w:eastAsia="en-GB"/>
    </w:rPr>
  </w:style>
  <w:style w:type="character" w:styleId="FootnoteReference">
    <w:name w:val="footnote reference"/>
    <w:basedOn w:val="DefaultParagraphFont"/>
    <w:uiPriority w:val="99"/>
    <w:semiHidden/>
    <w:unhideWhenUsed/>
    <w:rsid w:val="00B51D99"/>
    <w:rPr>
      <w:vertAlign w:val="superscript"/>
    </w:rPr>
  </w:style>
  <w:style w:type="paragraph" w:styleId="Bibliography">
    <w:name w:val="Bibliography"/>
    <w:basedOn w:val="Normal"/>
    <w:next w:val="Normal"/>
    <w:uiPriority w:val="37"/>
    <w:unhideWhenUsed/>
    <w:rsid w:val="00900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3100">
      <w:bodyDiv w:val="1"/>
      <w:marLeft w:val="0"/>
      <w:marRight w:val="0"/>
      <w:marTop w:val="0"/>
      <w:marBottom w:val="0"/>
      <w:divBdr>
        <w:top w:val="none" w:sz="0" w:space="0" w:color="auto"/>
        <w:left w:val="none" w:sz="0" w:space="0" w:color="auto"/>
        <w:bottom w:val="none" w:sz="0" w:space="0" w:color="auto"/>
        <w:right w:val="none" w:sz="0" w:space="0" w:color="auto"/>
      </w:divBdr>
    </w:div>
    <w:div w:id="137694545">
      <w:bodyDiv w:val="1"/>
      <w:marLeft w:val="0"/>
      <w:marRight w:val="0"/>
      <w:marTop w:val="0"/>
      <w:marBottom w:val="0"/>
      <w:divBdr>
        <w:top w:val="none" w:sz="0" w:space="0" w:color="auto"/>
        <w:left w:val="none" w:sz="0" w:space="0" w:color="auto"/>
        <w:bottom w:val="none" w:sz="0" w:space="0" w:color="auto"/>
        <w:right w:val="none" w:sz="0" w:space="0" w:color="auto"/>
      </w:divBdr>
    </w:div>
    <w:div w:id="168956427">
      <w:bodyDiv w:val="1"/>
      <w:marLeft w:val="0"/>
      <w:marRight w:val="0"/>
      <w:marTop w:val="0"/>
      <w:marBottom w:val="0"/>
      <w:divBdr>
        <w:top w:val="none" w:sz="0" w:space="0" w:color="auto"/>
        <w:left w:val="none" w:sz="0" w:space="0" w:color="auto"/>
        <w:bottom w:val="none" w:sz="0" w:space="0" w:color="auto"/>
        <w:right w:val="none" w:sz="0" w:space="0" w:color="auto"/>
      </w:divBdr>
    </w:div>
    <w:div w:id="441733345">
      <w:bodyDiv w:val="1"/>
      <w:marLeft w:val="0"/>
      <w:marRight w:val="0"/>
      <w:marTop w:val="0"/>
      <w:marBottom w:val="0"/>
      <w:divBdr>
        <w:top w:val="none" w:sz="0" w:space="0" w:color="auto"/>
        <w:left w:val="none" w:sz="0" w:space="0" w:color="auto"/>
        <w:bottom w:val="none" w:sz="0" w:space="0" w:color="auto"/>
        <w:right w:val="none" w:sz="0" w:space="0" w:color="auto"/>
      </w:divBdr>
    </w:div>
    <w:div w:id="443036726">
      <w:bodyDiv w:val="1"/>
      <w:marLeft w:val="0"/>
      <w:marRight w:val="0"/>
      <w:marTop w:val="0"/>
      <w:marBottom w:val="0"/>
      <w:divBdr>
        <w:top w:val="none" w:sz="0" w:space="0" w:color="auto"/>
        <w:left w:val="none" w:sz="0" w:space="0" w:color="auto"/>
        <w:bottom w:val="none" w:sz="0" w:space="0" w:color="auto"/>
        <w:right w:val="none" w:sz="0" w:space="0" w:color="auto"/>
      </w:divBdr>
      <w:divsChild>
        <w:div w:id="617835643">
          <w:marLeft w:val="605"/>
          <w:marRight w:val="0"/>
          <w:marTop w:val="200"/>
          <w:marBottom w:val="40"/>
          <w:divBdr>
            <w:top w:val="none" w:sz="0" w:space="0" w:color="auto"/>
            <w:left w:val="none" w:sz="0" w:space="0" w:color="auto"/>
            <w:bottom w:val="none" w:sz="0" w:space="0" w:color="auto"/>
            <w:right w:val="none" w:sz="0" w:space="0" w:color="auto"/>
          </w:divBdr>
        </w:div>
        <w:div w:id="680855900">
          <w:marLeft w:val="605"/>
          <w:marRight w:val="0"/>
          <w:marTop w:val="200"/>
          <w:marBottom w:val="40"/>
          <w:divBdr>
            <w:top w:val="none" w:sz="0" w:space="0" w:color="auto"/>
            <w:left w:val="none" w:sz="0" w:space="0" w:color="auto"/>
            <w:bottom w:val="none" w:sz="0" w:space="0" w:color="auto"/>
            <w:right w:val="none" w:sz="0" w:space="0" w:color="auto"/>
          </w:divBdr>
        </w:div>
        <w:div w:id="697973549">
          <w:marLeft w:val="605"/>
          <w:marRight w:val="0"/>
          <w:marTop w:val="200"/>
          <w:marBottom w:val="40"/>
          <w:divBdr>
            <w:top w:val="none" w:sz="0" w:space="0" w:color="auto"/>
            <w:left w:val="none" w:sz="0" w:space="0" w:color="auto"/>
            <w:bottom w:val="none" w:sz="0" w:space="0" w:color="auto"/>
            <w:right w:val="none" w:sz="0" w:space="0" w:color="auto"/>
          </w:divBdr>
        </w:div>
        <w:div w:id="990720905">
          <w:marLeft w:val="605"/>
          <w:marRight w:val="0"/>
          <w:marTop w:val="200"/>
          <w:marBottom w:val="40"/>
          <w:divBdr>
            <w:top w:val="none" w:sz="0" w:space="0" w:color="auto"/>
            <w:left w:val="none" w:sz="0" w:space="0" w:color="auto"/>
            <w:bottom w:val="none" w:sz="0" w:space="0" w:color="auto"/>
            <w:right w:val="none" w:sz="0" w:space="0" w:color="auto"/>
          </w:divBdr>
        </w:div>
        <w:div w:id="1482388810">
          <w:marLeft w:val="605"/>
          <w:marRight w:val="0"/>
          <w:marTop w:val="200"/>
          <w:marBottom w:val="40"/>
          <w:divBdr>
            <w:top w:val="none" w:sz="0" w:space="0" w:color="auto"/>
            <w:left w:val="none" w:sz="0" w:space="0" w:color="auto"/>
            <w:bottom w:val="none" w:sz="0" w:space="0" w:color="auto"/>
            <w:right w:val="none" w:sz="0" w:space="0" w:color="auto"/>
          </w:divBdr>
        </w:div>
      </w:divsChild>
    </w:div>
    <w:div w:id="723916828">
      <w:bodyDiv w:val="1"/>
      <w:marLeft w:val="0"/>
      <w:marRight w:val="0"/>
      <w:marTop w:val="0"/>
      <w:marBottom w:val="0"/>
      <w:divBdr>
        <w:top w:val="none" w:sz="0" w:space="0" w:color="auto"/>
        <w:left w:val="none" w:sz="0" w:space="0" w:color="auto"/>
        <w:bottom w:val="none" w:sz="0" w:space="0" w:color="auto"/>
        <w:right w:val="none" w:sz="0" w:space="0" w:color="auto"/>
      </w:divBdr>
      <w:divsChild>
        <w:div w:id="1531458735">
          <w:marLeft w:val="605"/>
          <w:marRight w:val="0"/>
          <w:marTop w:val="200"/>
          <w:marBottom w:val="40"/>
          <w:divBdr>
            <w:top w:val="none" w:sz="0" w:space="0" w:color="auto"/>
            <w:left w:val="none" w:sz="0" w:space="0" w:color="auto"/>
            <w:bottom w:val="none" w:sz="0" w:space="0" w:color="auto"/>
            <w:right w:val="none" w:sz="0" w:space="0" w:color="auto"/>
          </w:divBdr>
        </w:div>
        <w:div w:id="1998920470">
          <w:marLeft w:val="605"/>
          <w:marRight w:val="0"/>
          <w:marTop w:val="200"/>
          <w:marBottom w:val="40"/>
          <w:divBdr>
            <w:top w:val="none" w:sz="0" w:space="0" w:color="auto"/>
            <w:left w:val="none" w:sz="0" w:space="0" w:color="auto"/>
            <w:bottom w:val="none" w:sz="0" w:space="0" w:color="auto"/>
            <w:right w:val="none" w:sz="0" w:space="0" w:color="auto"/>
          </w:divBdr>
        </w:div>
        <w:div w:id="2020958489">
          <w:marLeft w:val="605"/>
          <w:marRight w:val="0"/>
          <w:marTop w:val="200"/>
          <w:marBottom w:val="40"/>
          <w:divBdr>
            <w:top w:val="none" w:sz="0" w:space="0" w:color="auto"/>
            <w:left w:val="none" w:sz="0" w:space="0" w:color="auto"/>
            <w:bottom w:val="none" w:sz="0" w:space="0" w:color="auto"/>
            <w:right w:val="none" w:sz="0" w:space="0" w:color="auto"/>
          </w:divBdr>
        </w:div>
      </w:divsChild>
    </w:div>
    <w:div w:id="1218782327">
      <w:bodyDiv w:val="1"/>
      <w:marLeft w:val="0"/>
      <w:marRight w:val="0"/>
      <w:marTop w:val="0"/>
      <w:marBottom w:val="0"/>
      <w:divBdr>
        <w:top w:val="none" w:sz="0" w:space="0" w:color="auto"/>
        <w:left w:val="none" w:sz="0" w:space="0" w:color="auto"/>
        <w:bottom w:val="none" w:sz="0" w:space="0" w:color="auto"/>
        <w:right w:val="none" w:sz="0" w:space="0" w:color="auto"/>
      </w:divBdr>
    </w:div>
    <w:div w:id="1268121881">
      <w:bodyDiv w:val="1"/>
      <w:marLeft w:val="0"/>
      <w:marRight w:val="0"/>
      <w:marTop w:val="0"/>
      <w:marBottom w:val="0"/>
      <w:divBdr>
        <w:top w:val="none" w:sz="0" w:space="0" w:color="auto"/>
        <w:left w:val="none" w:sz="0" w:space="0" w:color="auto"/>
        <w:bottom w:val="none" w:sz="0" w:space="0" w:color="auto"/>
        <w:right w:val="none" w:sz="0" w:space="0" w:color="auto"/>
      </w:divBdr>
    </w:div>
    <w:div w:id="1339194128">
      <w:bodyDiv w:val="1"/>
      <w:marLeft w:val="0"/>
      <w:marRight w:val="0"/>
      <w:marTop w:val="0"/>
      <w:marBottom w:val="0"/>
      <w:divBdr>
        <w:top w:val="none" w:sz="0" w:space="0" w:color="auto"/>
        <w:left w:val="none" w:sz="0" w:space="0" w:color="auto"/>
        <w:bottom w:val="none" w:sz="0" w:space="0" w:color="auto"/>
        <w:right w:val="none" w:sz="0" w:space="0" w:color="auto"/>
      </w:divBdr>
    </w:div>
    <w:div w:id="1375697556">
      <w:bodyDiv w:val="1"/>
      <w:marLeft w:val="0"/>
      <w:marRight w:val="0"/>
      <w:marTop w:val="0"/>
      <w:marBottom w:val="0"/>
      <w:divBdr>
        <w:top w:val="none" w:sz="0" w:space="0" w:color="auto"/>
        <w:left w:val="none" w:sz="0" w:space="0" w:color="auto"/>
        <w:bottom w:val="none" w:sz="0" w:space="0" w:color="auto"/>
        <w:right w:val="none" w:sz="0" w:space="0" w:color="auto"/>
      </w:divBdr>
    </w:div>
    <w:div w:id="1405448831">
      <w:bodyDiv w:val="1"/>
      <w:marLeft w:val="0"/>
      <w:marRight w:val="0"/>
      <w:marTop w:val="0"/>
      <w:marBottom w:val="0"/>
      <w:divBdr>
        <w:top w:val="none" w:sz="0" w:space="0" w:color="auto"/>
        <w:left w:val="none" w:sz="0" w:space="0" w:color="auto"/>
        <w:bottom w:val="none" w:sz="0" w:space="0" w:color="auto"/>
        <w:right w:val="none" w:sz="0" w:space="0" w:color="auto"/>
      </w:divBdr>
    </w:div>
    <w:div w:id="1488742176">
      <w:bodyDiv w:val="1"/>
      <w:marLeft w:val="0"/>
      <w:marRight w:val="0"/>
      <w:marTop w:val="0"/>
      <w:marBottom w:val="0"/>
      <w:divBdr>
        <w:top w:val="none" w:sz="0" w:space="0" w:color="auto"/>
        <w:left w:val="none" w:sz="0" w:space="0" w:color="auto"/>
        <w:bottom w:val="none" w:sz="0" w:space="0" w:color="auto"/>
        <w:right w:val="none" w:sz="0" w:space="0" w:color="auto"/>
      </w:divBdr>
    </w:div>
    <w:div w:id="1550721727">
      <w:bodyDiv w:val="1"/>
      <w:marLeft w:val="0"/>
      <w:marRight w:val="0"/>
      <w:marTop w:val="0"/>
      <w:marBottom w:val="0"/>
      <w:divBdr>
        <w:top w:val="none" w:sz="0" w:space="0" w:color="auto"/>
        <w:left w:val="none" w:sz="0" w:space="0" w:color="auto"/>
        <w:bottom w:val="none" w:sz="0" w:space="0" w:color="auto"/>
        <w:right w:val="none" w:sz="0" w:space="0" w:color="auto"/>
      </w:divBdr>
    </w:div>
    <w:div w:id="1723287323">
      <w:bodyDiv w:val="1"/>
      <w:marLeft w:val="0"/>
      <w:marRight w:val="0"/>
      <w:marTop w:val="0"/>
      <w:marBottom w:val="0"/>
      <w:divBdr>
        <w:top w:val="none" w:sz="0" w:space="0" w:color="auto"/>
        <w:left w:val="none" w:sz="0" w:space="0" w:color="auto"/>
        <w:bottom w:val="none" w:sz="0" w:space="0" w:color="auto"/>
        <w:right w:val="none" w:sz="0" w:space="0" w:color="auto"/>
      </w:divBdr>
    </w:div>
    <w:div w:id="1733190781">
      <w:bodyDiv w:val="1"/>
      <w:marLeft w:val="0"/>
      <w:marRight w:val="0"/>
      <w:marTop w:val="0"/>
      <w:marBottom w:val="0"/>
      <w:divBdr>
        <w:top w:val="none" w:sz="0" w:space="0" w:color="auto"/>
        <w:left w:val="none" w:sz="0" w:space="0" w:color="auto"/>
        <w:bottom w:val="none" w:sz="0" w:space="0" w:color="auto"/>
        <w:right w:val="none" w:sz="0" w:space="0" w:color="auto"/>
      </w:divBdr>
    </w:div>
    <w:div w:id="1847397339">
      <w:bodyDiv w:val="1"/>
      <w:marLeft w:val="0"/>
      <w:marRight w:val="0"/>
      <w:marTop w:val="0"/>
      <w:marBottom w:val="0"/>
      <w:divBdr>
        <w:top w:val="none" w:sz="0" w:space="0" w:color="auto"/>
        <w:left w:val="none" w:sz="0" w:space="0" w:color="auto"/>
        <w:bottom w:val="none" w:sz="0" w:space="0" w:color="auto"/>
        <w:right w:val="none" w:sz="0" w:space="0" w:color="auto"/>
      </w:divBdr>
    </w:div>
    <w:div w:id="2028557933">
      <w:bodyDiv w:val="1"/>
      <w:marLeft w:val="0"/>
      <w:marRight w:val="0"/>
      <w:marTop w:val="0"/>
      <w:marBottom w:val="0"/>
      <w:divBdr>
        <w:top w:val="none" w:sz="0" w:space="0" w:color="auto"/>
        <w:left w:val="none" w:sz="0" w:space="0" w:color="auto"/>
        <w:bottom w:val="none" w:sz="0" w:space="0" w:color="auto"/>
        <w:right w:val="none" w:sz="0" w:space="0" w:color="auto"/>
      </w:divBdr>
    </w:div>
    <w:div w:id="2030180770">
      <w:bodyDiv w:val="1"/>
      <w:marLeft w:val="0"/>
      <w:marRight w:val="0"/>
      <w:marTop w:val="0"/>
      <w:marBottom w:val="0"/>
      <w:divBdr>
        <w:top w:val="none" w:sz="0" w:space="0" w:color="auto"/>
        <w:left w:val="none" w:sz="0" w:space="0" w:color="auto"/>
        <w:bottom w:val="none" w:sz="0" w:space="0" w:color="auto"/>
        <w:right w:val="none" w:sz="0" w:space="0" w:color="auto"/>
      </w:divBdr>
    </w:div>
    <w:div w:id="208911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miy\AppData\Roaming\Microsoft\Templates\ReferatHausarbeit%20mit%20F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norm</b:Tag>
    <b:SourceType>InternetSite</b:SourceType>
    <b:Guid>{DD12FC74-B921-49AB-9C07-AE90F21C413D}</b:Guid>
    <b:Title>https://www.simplilearn.com/normalization-vs-standardization-article </b:Title>
    <b:Year>2023</b:Year>
    <b:Month>10</b:Month>
    <b:Day>21</b:Day>
    <b:RefOrder>2</b:RefOrder>
  </b:Source>
  <b:Source>
    <b:Tag>cv</b:Tag>
    <b:SourceType>InternetSite</b:SourceType>
    <b:Guid>{A729A210-3CA8-47F5-B776-3E4D9B27AEC8}</b:Guid>
    <b:Title>https://dev.to/balapriya/cross-validation-and-hyperparameter-search-in-scikit-learn-a-complete-guide-5ed8</b:Title>
    <b:Year>2023</b:Year>
    <b:Month>10</b:Month>
    <b:Day>21</b:Day>
    <b:RefOrder>3</b:RefOrder>
  </b:Source>
  <b:Source>
    <b:Tag>arima</b:Tag>
    <b:SourceType>InternetSite</b:SourceType>
    <b:Guid>{44389597-8861-4773-9E0E-A7677F8B9656}</b:Guid>
    <b:Title>https://towardsdatascience.com/time-series-forecasting-with-arima-sarima-and-sarimax-ee61099e78f6</b:Title>
    <b:Year>2023</b:Year>
    <b:Month>10</b:Month>
    <b:Day>21</b:Day>
    <b:RefOrder>4</b:RefOrder>
  </b:Source>
  <b:Source>
    <b:Tag>encode</b:Tag>
    <b:SourceType>InternetSite</b:SourceType>
    <b:Guid>{C7D1FB4D-384E-45B0-A9FB-B3ECBABEC75D}</b:Guid>
    <b:Title>https://medium.com/aiskunks/categorical-data-encoding-techniques-d6296697a40f#:~:text=It%20refers%20to%20the%20process,with%20text%20or%20categorical%20variables.</b:Title>
    <b:Year>2023</b:Year>
    <b:Month>10</b:Month>
    <b:Day>21</b:Day>
    <b:RefOrder>1</b:RefOrder>
  </b:Source>
  <b:Source>
    <b:Tag>MLsales</b:Tag>
    <b:SourceType>InternetSite</b:SourceType>
    <b:Guid>{DCBCC723-C1C8-40CE-BB1A-A1DAC9E147A3}</b:Guid>
    <b:Title>https://towardsdatascience.com/5-machine-learning-techniques-for-sales-forecasting-598e4984b109 </b:Title>
    <b:Year>2023</b:Year>
    <b:Month>10</b:Month>
    <b:Day>21</b:Day>
    <b:RefOrder>5</b:RefOrder>
  </b:Source>
</b:Sources>
</file>

<file path=customXml/itemProps1.xml><?xml version="1.0" encoding="utf-8"?>
<ds:datastoreItem xmlns:ds="http://schemas.openxmlformats.org/officeDocument/2006/customXml" ds:itemID="{20B0B436-DC7E-4D32-91D5-79CD19574B1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ReferatHausarbeit%20mit%20Foto.dotx</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Rumiya Al-Meri</dc:creator>
  <keywords/>
  <dc:description/>
  <lastModifiedBy>Gastbenutzer</lastModifiedBy>
  <revision>1416</revision>
  <dcterms:created xsi:type="dcterms:W3CDTF">2023-10-18T11:15:00.0000000Z</dcterms:created>
  <dcterms:modified xsi:type="dcterms:W3CDTF">2023-10-26T15:28:55.0778490Z</dcterms:modified>
</coreProperties>
</file>